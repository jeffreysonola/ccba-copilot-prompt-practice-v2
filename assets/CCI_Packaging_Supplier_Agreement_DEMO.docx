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5C05" w14:textId="77777777" w:rsidR="003406FA" w:rsidRDefault="003406FA" w:rsidP="5E6CF813">
      <w:pPr>
        <w:pStyle w:val="Title"/>
      </w:pPr>
      <w:r w:rsidRPr="00567E31">
        <w:rPr>
          <w:color w:val="E4322C"/>
          <w:sz w:val="56"/>
          <w:szCs w:val="56"/>
        </w:rPr>
        <w:t>Packaging Supplier Agreement</w:t>
      </w:r>
    </w:p>
    <w:p w14:paraId="77496D10" w14:textId="77777777" w:rsidR="003406FA" w:rsidRDefault="003406FA" w:rsidP="5E6CF813">
      <w:pPr>
        <w:pStyle w:val="Subtitle"/>
      </w:pPr>
      <w:r w:rsidRPr="00567E31">
        <w:rPr>
          <w:color w:val="E4322C"/>
        </w:rPr>
        <w:t>CCI Demonstration Buyer and Anatolia Packaging Demo Ltd.</w:t>
      </w:r>
    </w:p>
    <w:p w14:paraId="2A8D7EE6" w14:textId="21F503E2" w:rsidR="5E6CF813" w:rsidRDefault="5E6CF813">
      <w:r>
        <w:t>Supplier draft | Demonstration term: 1 January–31 December 2027.</w:t>
      </w:r>
    </w:p>
    <w:p w14:paraId="77166CEA" w14:textId="77777777" w:rsidR="003406FA" w:rsidRDefault="003406FA" w:rsidP="411CF0C5">
      <w:pPr>
        <w:pStyle w:val="Heading1"/>
      </w:pPr>
      <w:r w:rsidRPr="00567E31">
        <w:rPr>
          <w:color w:val="E4322C"/>
          <w:sz w:val="40"/>
          <w:szCs w:val="40"/>
        </w:rPr>
        <w:t>Agreement terms</w:t>
      </w:r>
    </w:p>
    <w:p w14:paraId="6C31C485" w14:textId="77777777" w:rsidR="003406FA" w:rsidRDefault="003406FA" w:rsidP="5E6CF813">
      <w:pPr>
        <w:pStyle w:val="Heading2"/>
      </w:pPr>
      <w:r w:rsidRPr="00567E31">
        <w:rPr>
          <w:color w:val="E4322C"/>
        </w:rPr>
        <w:t>1 Parties, Scope and Term</w:t>
      </w:r>
    </w:p>
    <w:p w14:paraId="052A597A" w14:textId="77777777" w:rsidR="00EA698C" w:rsidRDefault="00EA698C">
      <w:r>
        <w:t xml:space="preserve">1.1 CCI Demonstration Buyer (Buyer) and Anatolia Packaging Demo Ltd. (Supplier) agree the terms on which Supplier will supply PET bottle </w:t>
      </w:r>
      <w:proofErr w:type="gramStart"/>
      <w:r>
        <w:t>preforms</w:t>
      </w:r>
      <w:proofErr w:type="gramEnd"/>
      <w:r>
        <w:t xml:space="preserve"> and matching food-contact closures (Goods). One set consists of one </w:t>
      </w:r>
      <w:proofErr w:type="gramStart"/>
      <w:r>
        <w:t>preform</w:t>
      </w:r>
      <w:proofErr w:type="gramEnd"/>
      <w:r>
        <w:t xml:space="preserve"> and one matching closure, as further described in Schedule A. The estimated annual requirement is 10,000,000 sets. Buyer intends to use Supplier as a secondary source for its 2027 peak-season ramp-up. The estimate </w:t>
      </w:r>
      <w:ins w:id="0" w:author="Jeffrey Sonola" w:date="2026-10-06T07:03:00Z">
        <w:r>
          <w:t xml:space="preserve">is for planning only and </w:t>
        </w:r>
      </w:ins>
      <w:r>
        <w:t xml:space="preserve">does not </w:t>
      </w:r>
      <w:del w:id="1" w:author="Jeffrey Sonola" w:date="2026-10-06T07:03:00Z">
        <w:r>
          <w:delText>prescribe a delivery profile; the commitment applicable to it is set out in Section 2</w:delText>
        </w:r>
      </w:del>
      <w:ins w:id="2" w:author="Jeffrey Sonola" w:date="2026-10-06T07:03:00Z">
        <w:r>
          <w:t>create a minimum purchase or payment obligation</w:t>
        </w:r>
      </w:ins>
      <w:r>
        <w:t>.</w:t>
      </w:r>
    </w:p>
    <w:p w14:paraId="42EC515D" w14:textId="399CCEFA" w:rsidR="59849DE7" w:rsidRDefault="61F198CE">
      <w:r>
        <w:t>1.2 The term begins on 1 January 2027 and ends on 31 December 2027, unless ended earlier under this Agreement. Accepted purchase orders are Orders. Schedule A forms part of this Agreement. If there is an inconsistency, these Agreement terms prevail over Schedule A and any Order, and an Order changes these terms only where both parties expressly identify and agree the change in writing.</w:t>
      </w:r>
    </w:p>
    <w:p w14:paraId="083E3764" w14:textId="77777777" w:rsidR="003406FA" w:rsidRDefault="003406FA" w:rsidP="47AF8925">
      <w:pPr>
        <w:pStyle w:val="Heading2"/>
      </w:pPr>
      <w:r w:rsidRPr="00567E31">
        <w:rPr>
          <w:color w:val="E4322C"/>
        </w:rPr>
        <w:t>2 Forecasts, Orders and Capacity</w:t>
      </w:r>
    </w:p>
    <w:p w14:paraId="546B4466" w14:textId="52EFFF2F" w:rsidR="005849E5" w:rsidRDefault="005849E5">
      <w:r>
        <w:t xml:space="preserve">2.1 Buyer shall provide rolling forecasts of anticipated demand. During the term Buyer shall source exclusively from Supplier all Goods within the product scope in Schedule A, </w:t>
      </w:r>
      <w:proofErr w:type="gramStart"/>
      <w:r>
        <w:t>whether or not</w:t>
      </w:r>
      <w:proofErr w:type="gramEnd"/>
      <w:r>
        <w:t xml:space="preserve"> Buyer’s requirements exceed the annual estimate. </w:t>
      </w:r>
      <w:proofErr w:type="gramStart"/>
      <w:r>
        <w:t>Supplier</w:t>
      </w:r>
      <w:proofErr w:type="gramEnd"/>
      <w:r>
        <w:t xml:space="preserve"> may use forecasts to allocate production and raw materials but </w:t>
      </w:r>
      <w:proofErr w:type="gramStart"/>
      <w:r>
        <w:t>does</w:t>
      </w:r>
      <w:proofErr w:type="gramEnd"/>
      <w:r>
        <w:t xml:space="preserve"> not reserve specific capacity unless separately confirmed in writing.</w:t>
      </w:r>
    </w:p>
    <w:p w14:paraId="0E927760" w14:textId="3E930B67" w:rsidR="005849E5" w:rsidRDefault="005849E5">
      <w:r>
        <w:t>2.2 Buyer shall take and pay for at least 90% of the estimated annual volume stated in Schedule A. If fewer sets are taken during the term, Supplier may invoice the difference between that minimum and the quantity taken at the unit price applicable at the end of the term. The invoiced balance is payable under Section 3 without a corresponding obligation to manufacture or deliver the untaken sets. Forecast revisions do not reduce this commitment.</w:t>
      </w:r>
    </w:p>
    <w:p w14:paraId="011243E3" w14:textId="55843A9F" w:rsidR="005849E5" w:rsidRDefault="005849E5">
      <w:r>
        <w:t xml:space="preserve">2.3 Each proposed purchase order shall state quantity, requested delivery date and delivery location. An Order exists when Supplier accepts it in writing. Supplier may subsequently reduce the quantity of any accepted Order at its discretion to reflect production priorities, available materials </w:t>
      </w:r>
      <w:r>
        <w:lastRenderedPageBreak/>
        <w:t>or allocation to other customers. Supplier will advise Buyer of a revised quantity when practicable; Buyer remains subject to Section 2.2 notwithstanding the reduction.</w:t>
      </w:r>
    </w:p>
    <w:p w14:paraId="7C007426" w14:textId="77777777" w:rsidR="00567E31" w:rsidRDefault="00567E31" w:rsidP="47AF8925">
      <w:pPr>
        <w:pStyle w:val="Heading2"/>
      </w:pPr>
      <w:r w:rsidRPr="00567E31">
        <w:rPr>
          <w:color w:val="E4322C"/>
        </w:rPr>
        <w:t>3 Prices and Payment</w:t>
      </w:r>
    </w:p>
    <w:p w14:paraId="6DD8AFAB" w14:textId="00DC016E" w:rsidR="005849E5" w:rsidRDefault="005849E5">
      <w:r>
        <w:t xml:space="preserve">3.1 The initial price is EUR 0.24 per set, exclusive of any applicable tax separately stated on an invoice. </w:t>
      </w:r>
      <w:proofErr w:type="gramStart"/>
      <w:r>
        <w:t>Supplier</w:t>
      </w:r>
      <w:proofErr w:type="gramEnd"/>
      <w:r>
        <w:t xml:space="preserve"> may increase the price on 10 days’ written notice to Buyer to reflect its commercial requirements. An increase does not require Buyer’s consent and is not subject to a ceiling. The revised price applies to deliveries made on or after its effective date, including deliveries under Orders accepted before the notice.</w:t>
      </w:r>
    </w:p>
    <w:p w14:paraId="2111B08D" w14:textId="67206EA2" w:rsidR="005849E5" w:rsidRDefault="005849E5">
      <w:r>
        <w:t xml:space="preserve">3.2 Supplier may invoice upon dispatch and may invoice a shortfall under Section 2.2 at the end of the term. </w:t>
      </w:r>
      <w:proofErr w:type="gramStart"/>
      <w:r>
        <w:t>Buyer</w:t>
      </w:r>
      <w:proofErr w:type="gramEnd"/>
      <w:r>
        <w:t xml:space="preserve"> shall pay each invoice in euro within 15 calendar days of its date. Buyer shall notify Supplier promptly of a disputed invoice amount and pay the undisputed balance when due. An invoice dispute does not suspend the minimum-volume obligation or extend the payment period for undisputed sums.</w:t>
      </w:r>
    </w:p>
    <w:p w14:paraId="2F68A0F3" w14:textId="77777777" w:rsidR="00567E31" w:rsidRDefault="00567E31" w:rsidP="47AF8925">
      <w:pPr>
        <w:pStyle w:val="Heading2"/>
      </w:pPr>
      <w:r w:rsidRPr="00567E31">
        <w:rPr>
          <w:color w:val="E4322C"/>
        </w:rPr>
        <w:t>4 Delivery and Supply Continuity</w:t>
      </w:r>
    </w:p>
    <w:p w14:paraId="4024C4C4" w14:textId="7B85571E" w:rsidR="005849E5" w:rsidRDefault="005849E5">
      <w:r>
        <w:t xml:space="preserve">4.1 Supplier will arrange delivery to the location stated in the relevant Order. Delivery dates, including dates in accepted Orders, are indicative estimates only and are not binding deadlines. Supplier may revise </w:t>
      </w:r>
      <w:proofErr w:type="gramStart"/>
      <w:r>
        <w:t>a date</w:t>
      </w:r>
      <w:proofErr w:type="gramEnd"/>
      <w:r>
        <w:t xml:space="preserve"> to reflect its production or transport arrangements. Delivery occurs when the Goods are made available for unloading at that location; title and risk pass to Buyer at delivery.</w:t>
      </w:r>
    </w:p>
    <w:p w14:paraId="68534873" w14:textId="5DF037AD" w:rsidR="005849E5" w:rsidRDefault="005849E5">
      <w:r>
        <w:t xml:space="preserve">4.2 Supplier will endeavor to keep Buyer informed of significant changes to its delivery outlook </w:t>
      </w:r>
      <w:proofErr w:type="gramStart"/>
      <w:r>
        <w:t>in the course of</w:t>
      </w:r>
      <w:proofErr w:type="gramEnd"/>
      <w:r>
        <w:t xml:space="preserve"> ordinary commercial communications. Delay or partial delivery does not entitle Buyer to cancel the affected Order, suspend Section 2.2 or recover alternative-sourcing expenditure from Supplier. Any revised delivery arrangement is subject to available capacity. Section 9 governs liability relating to supply disruption.</w:t>
      </w:r>
    </w:p>
    <w:p w14:paraId="4FB0F656" w14:textId="77777777" w:rsidR="00567E31" w:rsidRDefault="00567E31" w:rsidP="7060201B">
      <w:pPr>
        <w:pStyle w:val="Heading2"/>
      </w:pPr>
      <w:r w:rsidRPr="00567E31">
        <w:rPr>
          <w:color w:val="E4322C"/>
        </w:rPr>
        <w:t>5 Quality, Changes and Acceptance</w:t>
      </w:r>
    </w:p>
    <w:p w14:paraId="036D1201" w14:textId="7F6AE663" w:rsidR="005849E5" w:rsidRDefault="005849E5">
      <w:r>
        <w:t xml:space="preserve">5.1 Goods shall conform to the product description and quality-release requirements in Schedule A, subject to Supplier’s change rights in this Section. </w:t>
      </w:r>
      <w:proofErr w:type="gramStart"/>
      <w:r>
        <w:t>Supplier</w:t>
      </w:r>
      <w:proofErr w:type="gramEnd"/>
      <w:r>
        <w:t xml:space="preserve"> may substitute equivalent materials, manufacturing sources or processes without Buyer’s prior approval. Supplier shall determine equivalence </w:t>
      </w:r>
      <w:proofErr w:type="gramStart"/>
      <w:r>
        <w:t>on the basis of</w:t>
      </w:r>
      <w:proofErr w:type="gramEnd"/>
      <w:r>
        <w:t xml:space="preserve"> its own assessment and may update the corresponding product documentation following the substitution. No change to the agreed set count is implied by a substitution.</w:t>
      </w:r>
    </w:p>
    <w:p w14:paraId="470FD60A" w14:textId="283AD3CC" w:rsidR="005849E5" w:rsidRDefault="005849E5">
      <w:r>
        <w:t xml:space="preserve">5.2 Buyer shall inspect each delivery promptly. Unless Buyer gives </w:t>
      </w:r>
      <w:proofErr w:type="gramStart"/>
      <w:r>
        <w:t>Supplier</w:t>
      </w:r>
      <w:proofErr w:type="gramEnd"/>
      <w:r>
        <w:t xml:space="preserve"> a written rejection identifying the affected Goods and the alleged defect within 48 hours after delivery, the Goods are deemed accepted, including in respect of latent defects not discoverable during that period. Acceptance is final for the purpose of quality objections, subject only to the limited warranty in </w:t>
      </w:r>
      <w:r>
        <w:lastRenderedPageBreak/>
        <w:t>Section 6 and its conditions. Use or onward processing of Goods during that period also constitutes acceptance.</w:t>
      </w:r>
    </w:p>
    <w:p w14:paraId="50CDA701" w14:textId="77777777" w:rsidR="003406FA" w:rsidRDefault="003406FA" w:rsidP="7060201B">
      <w:pPr>
        <w:pStyle w:val="Heading2"/>
      </w:pPr>
      <w:r w:rsidRPr="00567E31">
        <w:rPr>
          <w:color w:val="E4322C"/>
        </w:rPr>
        <w:t>6 Warranty and Remedies</w:t>
      </w:r>
    </w:p>
    <w:p w14:paraId="456EA4A2" w14:textId="054A732E" w:rsidR="005849E5" w:rsidRDefault="005849E5">
      <w:r>
        <w:t>6.1 Supplier warrants for 30 calendar days after delivery that the Goods are free from manufacturing defects and conform to Schedule A as modified in accordance with Section 5. Buyer must notify Supplier of a claimed defect within that warranty period and provide the relevant lot reference and supporting description. The warranty does not extend to damage attributable to Buyer’s storage, handling or processing.</w:t>
      </w:r>
    </w:p>
    <w:p w14:paraId="28D197A0" w14:textId="6F67C40B" w:rsidR="005849E5" w:rsidRDefault="005849E5">
      <w:r>
        <w:t>6.2 If Supplier confirms a qualifying warranty defect, Supplier’s sole obligation and Buyer’s exclusive remedy is replacement of the affected Goods within Supplier’s ordinary production cycle. Buyer has no right to elect a refund or repair. Replacement does not restart the warranty period. Supplier is not responsible for Buyer’s handling, sorting or other expenses in connection with a claim, and all remedies remain subject to Section 9.</w:t>
      </w:r>
    </w:p>
    <w:p w14:paraId="234F720C" w14:textId="77777777" w:rsidR="00567E31" w:rsidRDefault="00567E31" w:rsidP="7060201B">
      <w:pPr>
        <w:pStyle w:val="Heading2"/>
      </w:pPr>
      <w:r w:rsidRPr="00567E31">
        <w:rPr>
          <w:color w:val="E4322C"/>
        </w:rPr>
        <w:t>7 Confidentiality</w:t>
      </w:r>
    </w:p>
    <w:p w14:paraId="2BC9FA66" w14:textId="004CAA80" w:rsidR="39A42B66" w:rsidRDefault="39A42B66">
      <w:r>
        <w:t>7.1 Each party shall protect information received from the other that is marked confidential or should reasonably be understood to be confidential in its context (Confidential Information), use it only to perform this Agreement, and disclose it only to personnel and professional advisers who need to know and are bound by equivalent duties. Each shall exercise reasonable care, no less than the care used for its own similar information. Confidential Information excludes information the recipient can demonstrate is public without breach, already lawfully known, independently developed without use of the disclosure, or lawfully received from a third party without restriction.</w:t>
      </w:r>
    </w:p>
    <w:p w14:paraId="4D9F5E6E" w14:textId="213B81FE" w:rsidR="39A42B66" w:rsidRDefault="7CB1F79E">
      <w:r>
        <w:t>7.2 If disclosure is required by law or a competent authority, the recipient may disclose only what is required and, where lawful, shall give advance notice and reasonable assistance with protective measures. On request or termination, the recipient shall return or securely destroy Confidential Information, except copies retained as required by law or in routine inaccessible backups, which remain protected. These duties survive for five years after termination or expiry; protection for trade secrets continues for as long as they remain trade secrets.</w:t>
      </w:r>
    </w:p>
    <w:p w14:paraId="2F5F03A3" w14:textId="77777777" w:rsidR="00567E31" w:rsidRDefault="00567E31" w:rsidP="26FE851A">
      <w:pPr>
        <w:pStyle w:val="Heading2"/>
      </w:pPr>
      <w:r w:rsidRPr="00567E31">
        <w:rPr>
          <w:color w:val="E4322C"/>
        </w:rPr>
        <w:t>8 Intellectual Property and Tooling</w:t>
      </w:r>
    </w:p>
    <w:p w14:paraId="18513BE1" w14:textId="39BF850E" w:rsidR="26FE851A" w:rsidRDefault="26FE851A">
      <w:r>
        <w:t xml:space="preserve">8.1 Buyer retains ownership of all marks, artwork, drawings and tooling supplied by Buyer, including any copies or reproductions of those materials. </w:t>
      </w:r>
      <w:proofErr w:type="gramStart"/>
      <w:r>
        <w:t>Supplier receives</w:t>
      </w:r>
      <w:proofErr w:type="gramEnd"/>
      <w:r>
        <w:t xml:space="preserve"> only a limited right to use them to perform Orders for Buyer during the term. </w:t>
      </w:r>
      <w:proofErr w:type="gramStart"/>
      <w:r>
        <w:t>Supplier</w:t>
      </w:r>
      <w:proofErr w:type="gramEnd"/>
      <w:r>
        <w:t xml:space="preserve"> </w:t>
      </w:r>
      <w:proofErr w:type="gramStart"/>
      <w:r>
        <w:t>shall</w:t>
      </w:r>
      <w:proofErr w:type="gramEnd"/>
      <w:r>
        <w:t xml:space="preserve"> not use them for another customer, reproduce them for another purpose or assert a </w:t>
      </w:r>
      <w:proofErr w:type="gramStart"/>
      <w:r>
        <w:t>lien</w:t>
      </w:r>
      <w:proofErr w:type="gramEnd"/>
      <w:r>
        <w:t xml:space="preserve"> over Buyer-owned tooling. Supplier’s pre-existing general manufacturing know-how remains Supplier’s property.</w:t>
      </w:r>
    </w:p>
    <w:p w14:paraId="462570BB" w14:textId="2762FD4B" w:rsidR="26FE851A" w:rsidRDefault="26FE851A">
      <w:r>
        <w:t xml:space="preserve">8.2 Supplier shall identify and protect Buyer-owned tooling in its custody and return it, together with supplied artwork and drawing copies, on Buyer’s request or at the end of the term, subject to </w:t>
      </w:r>
      <w:r>
        <w:lastRenderedPageBreak/>
        <w:t>any protected legal retention under Section 7. Supplier shall not use Buyer’s name or marks in publicity, references, customer lists or promotional materials without Buyer’s prior written consent. No sale of Goods transfers ownership of either party’s background intellectual property except as expressly stated here.</w:t>
      </w:r>
    </w:p>
    <w:p w14:paraId="110AA517" w14:textId="77777777" w:rsidR="00567E31" w:rsidRDefault="00567E31" w:rsidP="26FE851A">
      <w:pPr>
        <w:pStyle w:val="Heading2"/>
      </w:pPr>
      <w:r w:rsidRPr="00567E31">
        <w:rPr>
          <w:color w:val="E4322C"/>
        </w:rPr>
        <w:t>9 Liability</w:t>
      </w:r>
    </w:p>
    <w:p w14:paraId="4EA7B94A" w14:textId="3D84BE0A" w:rsidR="26FE851A" w:rsidRDefault="26FE851A">
      <w:r>
        <w:t>9.1 Supplier’s aggregate liability arising out of or relating to this Agreement, whether in contract, tort or otherwise, shall not exceed the fees actually paid by Buyer to Supplier under this Agreement in the 30 calendar days immediately preceding the event giving rise to the claim. There is no minimum monetary amount applicable to this cap. Related claims arising from a common event are treated as one claim, and the cap applies across all Orders.</w:t>
      </w:r>
    </w:p>
    <w:p w14:paraId="62AA17D4" w14:textId="6E80761A" w:rsidR="26FE851A" w:rsidRDefault="26FE851A">
      <w:r>
        <w:t xml:space="preserve">9.2 Supplier shall not be liable for any loss of profit, revenue, opportunity or business, or for any indirect or consequential loss. Supplier shall also not be liable for any production-stoppage costs, cover-purchase expenditure, recall or withdrawal costs, or testing or destruction costs, whether characterized as direct or indirect. These exclusions apply to all claims and remedies under this Agreement. No separate higher cap or exception to the cap or exclusions </w:t>
      </w:r>
      <w:proofErr w:type="gramStart"/>
      <w:r>
        <w:t>is</w:t>
      </w:r>
      <w:proofErr w:type="gramEnd"/>
      <w:r>
        <w:t xml:space="preserve"> provided.</w:t>
      </w:r>
    </w:p>
    <w:p w14:paraId="67932CF5" w14:textId="77777777" w:rsidR="00567E31" w:rsidRDefault="00567E31" w:rsidP="26FE851A">
      <w:pPr>
        <w:pStyle w:val="Heading2"/>
      </w:pPr>
      <w:r w:rsidRPr="00567E31">
        <w:rPr>
          <w:color w:val="E4322C"/>
        </w:rPr>
        <w:t>10 Insurance</w:t>
      </w:r>
    </w:p>
    <w:p w14:paraId="50380130" w14:textId="6C8398F7" w:rsidR="14910891" w:rsidRDefault="14910891">
      <w:r>
        <w:t>10.1 During the term Supplier shall maintain public and products liability insurance with a combined limit of EUR 250,000 per occurrence, subject to the terms and exclusions of its policy. Supplier shall provide a certificate of that insurance only upon Buyer’s request. Provision of a certificate does not expand Supplier’s obligations or alter the cap and exclusions in Section 9.</w:t>
      </w:r>
    </w:p>
    <w:p w14:paraId="31108C1F" w14:textId="1332423A" w:rsidR="14910891" w:rsidRDefault="7E8E4C75">
      <w:r>
        <w:t>10.2 Supplier may satisfy this requirement through its general business insurance program. Buyer is not an additional insured by virtue of this Agreement. Any insurance proceeds received by Supplier remain subject to the relevant policy arrangements and do not constitute a separate contractual remedy for Buyer.</w:t>
      </w:r>
    </w:p>
    <w:p w14:paraId="3560C810" w14:textId="77777777" w:rsidR="00567E31" w:rsidRDefault="00567E31" w:rsidP="441EC105">
      <w:pPr>
        <w:pStyle w:val="Heading2"/>
      </w:pPr>
      <w:r w:rsidRPr="00567E31">
        <w:rPr>
          <w:color w:val="E4322C"/>
        </w:rPr>
        <w:t>11 Termination and Transition</w:t>
      </w:r>
    </w:p>
    <w:p w14:paraId="19A1E865" w14:textId="15B1BEF4" w:rsidR="441EC105" w:rsidRDefault="441EC105">
      <w:r>
        <w:t>11.1 Supplier may terminate this Agreement for convenience on 15 calendar days’ written notice. Buyer has no convenience termination right. Buyer may terminate for Supplier’s material breach only if Buyer first gives written notice describing the breach and Supplier fails to cure it within 90 calendar days after receipt. A dispute about whether a breach is material shall not shorten that cure period.</w:t>
      </w:r>
    </w:p>
    <w:p w14:paraId="2CC397E9" w14:textId="1561A035" w:rsidR="441EC105" w:rsidRDefault="441EC105">
      <w:r>
        <w:t xml:space="preserve">11.2 On expiry or termination Supplier may cancel any unfulfilled Orders without further supply obligation. </w:t>
      </w:r>
      <w:proofErr w:type="gramStart"/>
      <w:r>
        <w:t>Buyer</w:t>
      </w:r>
      <w:proofErr w:type="gramEnd"/>
      <w:r>
        <w:t xml:space="preserve"> shall pay sums accrued, including the </w:t>
      </w:r>
      <w:proofErr w:type="gramStart"/>
      <w:r>
        <w:t>minimum-volume</w:t>
      </w:r>
      <w:proofErr w:type="gramEnd"/>
      <w:r>
        <w:t xml:space="preserve"> shortfall calculated under Section 2.2, and shall arrange collection of any Buyer-owned tooling to be returned under Section 8. Supplier has no obligation to continue manufacture, reserve capacity, transfer production </w:t>
      </w:r>
      <w:r>
        <w:lastRenderedPageBreak/>
        <w:t>knowledge or provide transition assistance after the effective date. Sections 7–9 and accrued payment obligations survive as applicable.</w:t>
      </w:r>
    </w:p>
    <w:p w14:paraId="26AA0F3D" w14:textId="77777777" w:rsidR="00567E31" w:rsidRDefault="00567E31" w:rsidP="441EC105">
      <w:pPr>
        <w:pStyle w:val="Heading2"/>
      </w:pPr>
      <w:r w:rsidRPr="00567E31">
        <w:rPr>
          <w:color w:val="E4322C"/>
        </w:rPr>
        <w:t>12 Force Majeure</w:t>
      </w:r>
    </w:p>
    <w:p w14:paraId="6C646F4F" w14:textId="7EC965B1" w:rsidR="441EC105" w:rsidRDefault="441EC105">
      <w:r>
        <w:t xml:space="preserve">12.1 Supplier shall be excused from delay or nonperformance caused by events affecting its operations, including fire, flood, government restrictions, ordinary raw-material shortages, increases in Supplier’s costs, and labor shortages, </w:t>
      </w:r>
      <w:proofErr w:type="gramStart"/>
      <w:r>
        <w:t>whether or not</w:t>
      </w:r>
      <w:proofErr w:type="gramEnd"/>
      <w:r>
        <w:t xml:space="preserve"> those shortages could have been avoided through staffing or procurement arrangements. Supplier may invoke this Section where performance becomes commercially impracticable, even if alternative materials or capacity are available at higher cost.</w:t>
      </w:r>
    </w:p>
    <w:p w14:paraId="54FD65C3" w14:textId="69DBE3AA" w:rsidR="441EC105" w:rsidRDefault="441EC105">
      <w:r>
        <w:t xml:space="preserve">12.2 Supplier shall inform Buyer when it considers an event to affect performance. </w:t>
      </w:r>
      <w:proofErr w:type="gramStart"/>
      <w:r>
        <w:t>Supplier</w:t>
      </w:r>
      <w:proofErr w:type="gramEnd"/>
      <w:r>
        <w:t xml:space="preserve"> may suspend the affected supply for the duration of the event and resume when it considers normal performance practicable. Suspension does not relieve Buyer of accrued payment obligations or the annual commitment in Section 2.2. Neither the duration of the event nor the length of interruption gives Buyer a separate right to terminate this Agreement or the affected Order.</w:t>
      </w:r>
    </w:p>
    <w:p w14:paraId="40F7E60B" w14:textId="77777777" w:rsidR="00567E31" w:rsidRDefault="00567E31" w:rsidP="441EC105">
      <w:pPr>
        <w:pStyle w:val="Heading2"/>
      </w:pPr>
      <w:r w:rsidRPr="00567E31">
        <w:rPr>
          <w:color w:val="E4322C"/>
        </w:rPr>
        <w:t>13 Assignment and Subcontracting</w:t>
      </w:r>
    </w:p>
    <w:p w14:paraId="6B6BD9A9" w14:textId="3AAFED67" w:rsidR="5CF63CB6" w:rsidRDefault="5CF63CB6">
      <w:r>
        <w:t>13.1 Supplier may assign this Agreement or any Order, or subcontract any manufacturing, sourcing or delivery activity, without Buyer’s consent. Supplier may select and replace assignees or subcontractors according to its commercial arrangements. Buyer may not assign this Agreement without Supplier’s prior written consent.</w:t>
      </w:r>
    </w:p>
    <w:p w14:paraId="44F7F5B8" w14:textId="64918D06" w:rsidR="5CF63CB6" w:rsidRDefault="632CEB8F">
      <w:r>
        <w:t xml:space="preserve">13.2 Supplier does not accept responsibility for an </w:t>
      </w:r>
      <w:proofErr w:type="gramStart"/>
      <w:r>
        <w:t>assignee’s</w:t>
      </w:r>
      <w:proofErr w:type="gramEnd"/>
      <w:r>
        <w:t xml:space="preserve"> or subcontractor’s acts, omissions, compliance or product performance. Buyer’s recourse for matters attributable to an assignee or subcontractor shall be against that entity, if any recourse is available. Supplier’s use of another entity does not waive Buyer’s payment obligations under this Agreement.</w:t>
      </w:r>
    </w:p>
    <w:p w14:paraId="55B0F156" w14:textId="77777777" w:rsidR="00567E31" w:rsidRDefault="00567E31" w:rsidP="20C878E3">
      <w:pPr>
        <w:pStyle w:val="Heading2"/>
      </w:pPr>
      <w:r w:rsidRPr="00567E31">
        <w:rPr>
          <w:color w:val="E4322C"/>
        </w:rPr>
        <w:t>14 Compliance and Responsible Sourcing</w:t>
      </w:r>
    </w:p>
    <w:p w14:paraId="4CAFC10F" w14:textId="5B0B6363" w:rsidR="20C878E3" w:rsidRDefault="20C878E3">
      <w:r>
        <w:t xml:space="preserve">14.1 Each party shall comply with laws applicable to its own performance of this Agreement. </w:t>
      </w:r>
      <w:proofErr w:type="gramStart"/>
      <w:r>
        <w:t>Supplier</w:t>
      </w:r>
      <w:proofErr w:type="gramEnd"/>
      <w:r>
        <w:t xml:space="preserve"> shall maintain the authorizations required by applicable law for </w:t>
      </w:r>
      <w:proofErr w:type="gramStart"/>
      <w:r>
        <w:t>its</w:t>
      </w:r>
      <w:proofErr w:type="gramEnd"/>
      <w:r>
        <w:t xml:space="preserve"> business activities. Product documentation to be supplied with the Goods is described in Schedule A.</w:t>
      </w:r>
    </w:p>
    <w:p w14:paraId="1AA7B665" w14:textId="4B6DD07F" w:rsidR="20C878E3" w:rsidRDefault="20C878E3">
      <w:r>
        <w:t>14.2 Statements of corporate values, guidance materials or policies exchanged during commercial discussions do not form part of this Agreement unless both parties expressly incorporate them through a written amendment. This Section does not expand the warranty or remedies in Section 6 or the liability provided in Section 9.</w:t>
      </w:r>
    </w:p>
    <w:p w14:paraId="5A1468D8" w14:textId="77777777" w:rsidR="00567E31" w:rsidRDefault="00567E31" w:rsidP="20C878E3">
      <w:pPr>
        <w:pStyle w:val="Heading2"/>
      </w:pPr>
      <w:r w:rsidRPr="00567E31">
        <w:rPr>
          <w:color w:val="E4322C"/>
        </w:rPr>
        <w:t>15 Notices and Entire Agreement</w:t>
      </w:r>
    </w:p>
    <w:p w14:paraId="509D1955" w14:textId="7E6319A0" w:rsidR="20C878E3" w:rsidRDefault="20C878E3">
      <w:r>
        <w:t xml:space="preserve">15.1 Formal notices shall be in writing and sent to the receiving party’s nominated contract contact, using the email or physical delivery channel separately exchanged in writing by the parties. A </w:t>
      </w:r>
      <w:r>
        <w:lastRenderedPageBreak/>
        <w:t xml:space="preserve">change of contact is effective when notified </w:t>
      </w:r>
      <w:proofErr w:type="gramStart"/>
      <w:r>
        <w:t>to</w:t>
      </w:r>
      <w:proofErr w:type="gramEnd"/>
      <w:r>
        <w:t xml:space="preserve"> the other party. Email notice is received when the recipient acknowledges receipt, other than an automated reply; hand or courier delivery is received on recorded delivery. Routine Order communications may use the </w:t>
      </w:r>
      <w:proofErr w:type="gramStart"/>
      <w:r>
        <w:t>parties’</w:t>
      </w:r>
      <w:proofErr w:type="gramEnd"/>
      <w:r>
        <w:t xml:space="preserve"> agreed operational channels.</w:t>
      </w:r>
    </w:p>
    <w:p w14:paraId="2A4971FD" w14:textId="7AC029FB" w:rsidR="20C878E3" w:rsidRDefault="20C878E3">
      <w:r>
        <w:t>15.2 This Agreement, including Schedule A, is the entire agreement on its subject matter and supersedes prior discussions and proposals. An amendment must be expressly agreed in writing by both parties, except for Supplier’s rights expressly provided in Sections 2, 3 and 5. Failure to exercise a right is not a waiver. If a provision is held invalid, the remaining provisions continue so far as legally possible. No person other than the parties has contractual enforcement rights under this Agreement.</w:t>
      </w:r>
    </w:p>
    <w:p w14:paraId="4CA816BC" w14:textId="77777777" w:rsidR="00567E31" w:rsidRDefault="00567E31" w:rsidP="20C878E3">
      <w:pPr>
        <w:pStyle w:val="Heading2"/>
      </w:pPr>
      <w:r w:rsidRPr="00567E31">
        <w:rPr>
          <w:color w:val="E4322C"/>
        </w:rPr>
        <w:t>16 Governing Law and Disputes</w:t>
      </w:r>
    </w:p>
    <w:p w14:paraId="3C55366D" w14:textId="5C4BF0FE" w:rsidR="24352EAB" w:rsidRDefault="24352EAB">
      <w:r>
        <w:t>16.1 This Agreement and any noncontractual obligation arising out of or in connection with it are governed by English law. The courts of London, England have exclusive jurisdiction to determine disputes arising out of or in connection with this Agreement, including disputes about its validity, interpretation, performance or termination.</w:t>
      </w:r>
    </w:p>
    <w:p w14:paraId="75FE2407" w14:textId="3DE4B47D" w:rsidR="24352EAB" w:rsidRDefault="24352EAB">
      <w:r>
        <w:t>16.2 The parties may seek to resolve an operational disagreement through their nominated contract contacts, but such discussions do not change the exclusive forum, suspend a payment deadline or prevent a party from commencing proceedings. Nothing in a discussion constitutes an amendment unless agreed as required by Section 15.</w:t>
      </w:r>
    </w:p>
    <w:p w14:paraId="5C986648" w14:textId="77777777" w:rsidR="003406FA" w:rsidRDefault="003406FA" w:rsidP="411CF0C5">
      <w:pPr>
        <w:pStyle w:val="Heading1"/>
      </w:pPr>
      <w:r w:rsidRPr="00567E31">
        <w:rPr>
          <w:color w:val="E4322C"/>
          <w:sz w:val="40"/>
          <w:szCs w:val="40"/>
        </w:rPr>
        <w:t>Schedule A Product and Commercial Scope</w:t>
      </w:r>
    </w:p>
    <w:p w14:paraId="520F9B6B" w14:textId="5BC8B79F" w:rsidR="24352EAB" w:rsidRDefault="24352EAB">
      <w:r>
        <w:t>A.1 A set consists of one injection-molded PET bottle preform and one matching food-contact closure. The preform and closure shall have a compatible neck finish and shall be suitable for the intended bottle format identified in the Buyer-approved drawing and QA release. Dimensions, mass, resin characteristics, closure configuration and performance acceptance criteria are to be established in that approved drawing and release before the relevant production supply. This Agreement does not represent that any actual CCI specification, plant requirement or laboratory standard has been supplied.</w:t>
      </w:r>
    </w:p>
    <w:p w14:paraId="73732743" w14:textId="741ED20E" w:rsidR="24352EAB" w:rsidRDefault="24352EAB">
      <w:r>
        <w:t xml:space="preserve">A.2 Initial product supply requires the approved drawing and Buyer QA release. </w:t>
      </w:r>
      <w:proofErr w:type="gramStart"/>
      <w:r>
        <w:t>Supplier</w:t>
      </w:r>
      <w:proofErr w:type="gramEnd"/>
      <w:r>
        <w:t xml:space="preserve"> shall supply lot identification linking Goods to the relevant production batch and manufacturing source, retain corresponding traceability records and provide food-contact declarations and </w:t>
      </w:r>
      <w:proofErr w:type="gramStart"/>
      <w:r>
        <w:t>supporting</w:t>
      </w:r>
      <w:proofErr w:type="gramEnd"/>
      <w:r>
        <w:t xml:space="preserve"> product documentation applicable to the intended market and use. Goods shall be packed to protect cleanliness and prevent transport damage, with each delivery identifying set quantity and lot references. Supplier </w:t>
      </w:r>
      <w:proofErr w:type="gramStart"/>
      <w:r>
        <w:t>shall</w:t>
      </w:r>
      <w:proofErr w:type="gramEnd"/>
      <w:r>
        <w:t xml:space="preserve"> provide its lot-level quality-release record with the delivery documentation. Subsequent substitutions remain governed by Section 5.</w:t>
      </w:r>
    </w:p>
    <w:p w14:paraId="1BECAAE2" w14:textId="58347DF3" w:rsidR="24352EAB" w:rsidRDefault="24352EAB">
      <w:r>
        <w:lastRenderedPageBreak/>
        <w:t>A.3 The commercial figures below are estimates at the initial unit price, not a delivery schedule or separate minimum commitment. Orders identify delivery quantities and locations. The minimum-volume obligation is exclusively that stated in Section 2.2; no additional minimum is created by this Schedule. Price changes and payment are governed by Section 3.</w:t>
      </w:r>
    </w:p>
    <w:tbl>
      <w:tblPr>
        <w:tblStyle w:val="LightShading-Accent1"/>
        <w:tblW w:w="0" w:type="auto"/>
        <w:tblLook w:val="04A0" w:firstRow="1" w:lastRow="0" w:firstColumn="1" w:lastColumn="0" w:noHBand="0" w:noVBand="1"/>
      </w:tblPr>
      <w:tblGrid>
        <w:gridCol w:w="3500"/>
        <w:gridCol w:w="5860"/>
      </w:tblGrid>
      <w:tr w:rsidR="24352EAB" w14:paraId="49799D53" w14:textId="77777777" w:rsidTr="2863D88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500" w:type="dxa"/>
          </w:tcPr>
          <w:p w14:paraId="3B7EFBC7" w14:textId="59534DF9" w:rsidR="24352EAB" w:rsidRDefault="00567E31">
            <w:r w:rsidRPr="00567E31">
              <w:rPr>
                <w:b w:val="0"/>
                <w:bCs w:val="0"/>
                <w:color w:val="E4322C"/>
              </w:rPr>
              <w:t>Commercial item</w:t>
            </w:r>
          </w:p>
        </w:tc>
        <w:tc>
          <w:tcPr>
            <w:tcW w:w="5860" w:type="dxa"/>
          </w:tcPr>
          <w:p w14:paraId="3CA2E5FE" w14:textId="3425A6EB" w:rsidR="24352EAB" w:rsidRDefault="00567E31">
            <w:pPr>
              <w:cnfStyle w:val="100000000000" w:firstRow="1" w:lastRow="0" w:firstColumn="0" w:lastColumn="0" w:oddVBand="0" w:evenVBand="0" w:oddHBand="0" w:evenHBand="0" w:firstRowFirstColumn="0" w:firstRowLastColumn="0" w:lastRowFirstColumn="0" w:lastRowLastColumn="0"/>
            </w:pPr>
            <w:r w:rsidRPr="00567E31">
              <w:rPr>
                <w:b w:val="0"/>
                <w:bCs w:val="0"/>
                <w:color w:val="E4322C"/>
              </w:rPr>
              <w:t>Demonstration scope</w:t>
            </w:r>
          </w:p>
        </w:tc>
      </w:tr>
      <w:tr w:rsidR="24352EAB" w14:paraId="2E0AD9B6" w14:textId="77777777" w:rsidTr="2863D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7F7BBA2C" w14:textId="5EB4887F" w:rsidR="24352EAB" w:rsidRDefault="00567E31">
            <w:r w:rsidRPr="00567E31">
              <w:rPr>
                <w:color w:val="E4322C"/>
              </w:rPr>
              <w:t>Supply unit</w:t>
            </w:r>
          </w:p>
        </w:tc>
        <w:tc>
          <w:tcPr>
            <w:tcW w:w="5860" w:type="dxa"/>
          </w:tcPr>
          <w:p w14:paraId="48EBE14F" w14:textId="635034D5" w:rsidR="24352EAB" w:rsidRDefault="00567E31">
            <w:pPr>
              <w:cnfStyle w:val="000000100000" w:firstRow="0" w:lastRow="0" w:firstColumn="0" w:lastColumn="0" w:oddVBand="0" w:evenVBand="0" w:oddHBand="1" w:evenHBand="0" w:firstRowFirstColumn="0" w:firstRowLastColumn="0" w:lastRowFirstColumn="0" w:lastRowLastColumn="0"/>
            </w:pPr>
            <w:r w:rsidRPr="00567E31">
              <w:rPr>
                <w:color w:val="E4322C"/>
              </w:rPr>
              <w:t xml:space="preserve">One PET </w:t>
            </w:r>
            <w:proofErr w:type="gramStart"/>
            <w:r w:rsidRPr="00567E31">
              <w:rPr>
                <w:color w:val="E4322C"/>
              </w:rPr>
              <w:t>preform</w:t>
            </w:r>
            <w:proofErr w:type="gramEnd"/>
            <w:r w:rsidRPr="00567E31">
              <w:rPr>
                <w:color w:val="E4322C"/>
              </w:rPr>
              <w:t xml:space="preserve"> plus one matching closure</w:t>
            </w:r>
          </w:p>
        </w:tc>
      </w:tr>
      <w:tr w:rsidR="24352EAB" w14:paraId="610A3649" w14:textId="77777777" w:rsidTr="2863D88B">
        <w:tc>
          <w:tcPr>
            <w:cnfStyle w:val="001000000000" w:firstRow="0" w:lastRow="0" w:firstColumn="1" w:lastColumn="0" w:oddVBand="0" w:evenVBand="0" w:oddHBand="0" w:evenHBand="0" w:firstRowFirstColumn="0" w:firstRowLastColumn="0" w:lastRowFirstColumn="0" w:lastRowLastColumn="0"/>
            <w:tcW w:w="3500" w:type="dxa"/>
          </w:tcPr>
          <w:p w14:paraId="70806DDC" w14:textId="4584AC6E" w:rsidR="24352EAB" w:rsidRDefault="00567E31">
            <w:r w:rsidRPr="00567E31">
              <w:rPr>
                <w:color w:val="E4322C"/>
              </w:rPr>
              <w:t>Estimated annual volume</w:t>
            </w:r>
          </w:p>
        </w:tc>
        <w:tc>
          <w:tcPr>
            <w:tcW w:w="5860" w:type="dxa"/>
          </w:tcPr>
          <w:p w14:paraId="7F264895" w14:textId="2DD37441" w:rsidR="24352EAB" w:rsidRDefault="00567E31">
            <w:pPr>
              <w:cnfStyle w:val="000000000000" w:firstRow="0" w:lastRow="0" w:firstColumn="0" w:lastColumn="0" w:oddVBand="0" w:evenVBand="0" w:oddHBand="0" w:evenHBand="0" w:firstRowFirstColumn="0" w:firstRowLastColumn="0" w:lastRowFirstColumn="0" w:lastRowLastColumn="0"/>
            </w:pPr>
            <w:r w:rsidRPr="00567E31">
              <w:rPr>
                <w:color w:val="E4322C"/>
              </w:rPr>
              <w:t>10,000,000 sets</w:t>
            </w:r>
          </w:p>
        </w:tc>
      </w:tr>
      <w:tr w:rsidR="24352EAB" w14:paraId="37AE21FD" w14:textId="77777777" w:rsidTr="2863D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428F7D7B" w14:textId="225A5FC4" w:rsidR="24352EAB" w:rsidRDefault="00567E31">
            <w:r w:rsidRPr="00567E31">
              <w:rPr>
                <w:color w:val="E4322C"/>
              </w:rPr>
              <w:t>Initial unit price</w:t>
            </w:r>
          </w:p>
        </w:tc>
        <w:tc>
          <w:tcPr>
            <w:tcW w:w="5860" w:type="dxa"/>
          </w:tcPr>
          <w:p w14:paraId="35DFF73F" w14:textId="0078CBAE" w:rsidR="24352EAB" w:rsidRDefault="00567E31">
            <w:pPr>
              <w:cnfStyle w:val="000000100000" w:firstRow="0" w:lastRow="0" w:firstColumn="0" w:lastColumn="0" w:oddVBand="0" w:evenVBand="0" w:oddHBand="1" w:evenHBand="0" w:firstRowFirstColumn="0" w:firstRowLastColumn="0" w:lastRowFirstColumn="0" w:lastRowLastColumn="0"/>
            </w:pPr>
            <w:r w:rsidRPr="00567E31">
              <w:rPr>
                <w:color w:val="E4322C"/>
              </w:rPr>
              <w:t>EUR 0.24 per set</w:t>
            </w:r>
          </w:p>
        </w:tc>
      </w:tr>
      <w:tr w:rsidR="24352EAB" w14:paraId="4C9C105D" w14:textId="77777777" w:rsidTr="2863D88B">
        <w:tc>
          <w:tcPr>
            <w:cnfStyle w:val="001000000000" w:firstRow="0" w:lastRow="0" w:firstColumn="1" w:lastColumn="0" w:oddVBand="0" w:evenVBand="0" w:oddHBand="0" w:evenHBand="0" w:firstRowFirstColumn="0" w:firstRowLastColumn="0" w:lastRowFirstColumn="0" w:lastRowLastColumn="0"/>
            <w:tcW w:w="3500" w:type="dxa"/>
          </w:tcPr>
          <w:p w14:paraId="5E5FC41B" w14:textId="03A3F709" w:rsidR="24352EAB" w:rsidRDefault="00567E31">
            <w:r w:rsidRPr="00567E31">
              <w:rPr>
                <w:color w:val="E4322C"/>
              </w:rPr>
              <w:t>Estimated annual value</w:t>
            </w:r>
          </w:p>
        </w:tc>
        <w:tc>
          <w:tcPr>
            <w:tcW w:w="5860" w:type="dxa"/>
          </w:tcPr>
          <w:p w14:paraId="3025035B" w14:textId="4D5B8D39" w:rsidR="24352EAB" w:rsidRDefault="00567E31">
            <w:pPr>
              <w:cnfStyle w:val="000000000000" w:firstRow="0" w:lastRow="0" w:firstColumn="0" w:lastColumn="0" w:oddVBand="0" w:evenVBand="0" w:oddHBand="0" w:evenHBand="0" w:firstRowFirstColumn="0" w:firstRowLastColumn="0" w:lastRowFirstColumn="0" w:lastRowLastColumn="0"/>
            </w:pPr>
            <w:r w:rsidRPr="00567E31">
              <w:rPr>
                <w:color w:val="E4322C"/>
              </w:rPr>
              <w:t>EUR 2,400,000 at the initial unit price</w:t>
            </w:r>
          </w:p>
        </w:tc>
      </w:tr>
    </w:tbl>
    <w:p w14:paraId="5A4A8583" w14:textId="77777777" w:rsidR="009C2239" w:rsidRDefault="009C2239"/>
    <w:sectPr w:rsidR="009C2239"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0E932" w14:textId="77777777" w:rsidR="009C2239" w:rsidRDefault="009C2239">
      <w:pPr>
        <w:spacing w:after="0" w:line="240" w:lineRule="auto"/>
      </w:pPr>
      <w:r>
        <w:separator/>
      </w:r>
    </w:p>
  </w:endnote>
  <w:endnote w:type="continuationSeparator" w:id="0">
    <w:p w14:paraId="222DDFF2" w14:textId="77777777" w:rsidR="009C2239" w:rsidRDefault="009C2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8227" w14:textId="77777777" w:rsidR="003406FA" w:rsidRDefault="003406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92F4" w14:textId="77777777" w:rsidR="003406FA" w:rsidRDefault="003406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A151" w14:textId="77777777" w:rsidR="003406FA" w:rsidRDefault="00340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D67BF" w14:textId="77777777" w:rsidR="009C2239" w:rsidRDefault="009C2239">
      <w:pPr>
        <w:spacing w:after="0" w:line="240" w:lineRule="auto"/>
      </w:pPr>
      <w:r>
        <w:separator/>
      </w:r>
    </w:p>
  </w:footnote>
  <w:footnote w:type="continuationSeparator" w:id="0">
    <w:p w14:paraId="3A5CCFF6" w14:textId="77777777" w:rsidR="009C2239" w:rsidRDefault="009C2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A214" w14:textId="77777777" w:rsidR="003406FA" w:rsidRDefault="00340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B8D1" w14:textId="22B4DD11" w:rsidR="5E6CF813" w:rsidRDefault="00141E10">
    <w:r>
      <w:rPr>
        <w:noProof/>
      </w:rPr>
      <w:drawing>
        <wp:inline distT="0" distB="0" distL="0" distR="0" wp14:anchorId="0F918C67" wp14:editId="715408FF">
          <wp:extent cx="1676190" cy="952381"/>
          <wp:effectExtent l="0" t="0" r="635" b="635"/>
          <wp:docPr id="65239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9223" name="Picture 652399223"/>
                  <pic:cNvPicPr/>
                </pic:nvPicPr>
                <pic:blipFill>
                  <a:blip r:embed="rId1"/>
                  <a:stretch>
                    <a:fillRect/>
                  </a:stretch>
                </pic:blipFill>
                <pic:spPr>
                  <a:xfrm>
                    <a:off x="0" y="0"/>
                    <a:ext cx="1676190" cy="95238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F57D" w14:textId="77777777" w:rsidR="003406FA" w:rsidRDefault="00340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13566">
    <w:abstractNumId w:val="8"/>
  </w:num>
  <w:num w:numId="2" w16cid:durableId="2037845514">
    <w:abstractNumId w:val="6"/>
  </w:num>
  <w:num w:numId="3" w16cid:durableId="1626347880">
    <w:abstractNumId w:val="5"/>
  </w:num>
  <w:num w:numId="4" w16cid:durableId="2007517829">
    <w:abstractNumId w:val="4"/>
  </w:num>
  <w:num w:numId="5" w16cid:durableId="443690745">
    <w:abstractNumId w:val="7"/>
  </w:num>
  <w:num w:numId="6" w16cid:durableId="2092727401">
    <w:abstractNumId w:val="3"/>
  </w:num>
  <w:num w:numId="7" w16cid:durableId="2105151611">
    <w:abstractNumId w:val="2"/>
  </w:num>
  <w:num w:numId="8" w16cid:durableId="1730423525">
    <w:abstractNumId w:val="1"/>
  </w:num>
  <w:num w:numId="9" w16cid:durableId="19934092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rey Sonola">
    <w15:presenceInfo w15:providerId="AD" w15:userId="S::jsonola@microsoft.com::cd9df610-0224-4b3f-8054-17d9a3117f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E10"/>
    <w:rsid w:val="0015074B"/>
    <w:rsid w:val="0029639D"/>
    <w:rsid w:val="00326F90"/>
    <w:rsid w:val="003406FA"/>
    <w:rsid w:val="00567E31"/>
    <w:rsid w:val="005849E5"/>
    <w:rsid w:val="006D1E6A"/>
    <w:rsid w:val="009C2239"/>
    <w:rsid w:val="00AA1D8D"/>
    <w:rsid w:val="00B47730"/>
    <w:rsid w:val="00CB0664"/>
    <w:rsid w:val="00D7682C"/>
    <w:rsid w:val="00EA698C"/>
    <w:rsid w:val="00EE1808"/>
    <w:rsid w:val="00FC693F"/>
    <w:rsid w:val="0167C724"/>
    <w:rsid w:val="03C5718A"/>
    <w:rsid w:val="07EDC27A"/>
    <w:rsid w:val="09782355"/>
    <w:rsid w:val="1407CC03"/>
    <w:rsid w:val="14910891"/>
    <w:rsid w:val="1A9B45A3"/>
    <w:rsid w:val="1B8E9407"/>
    <w:rsid w:val="1DA6E68E"/>
    <w:rsid w:val="1FF9B430"/>
    <w:rsid w:val="20C878E3"/>
    <w:rsid w:val="2358ACBF"/>
    <w:rsid w:val="24352EAB"/>
    <w:rsid w:val="24BB8953"/>
    <w:rsid w:val="26FE851A"/>
    <w:rsid w:val="2863D88B"/>
    <w:rsid w:val="29DA2D72"/>
    <w:rsid w:val="2D2B93AC"/>
    <w:rsid w:val="37E4F327"/>
    <w:rsid w:val="38B766FC"/>
    <w:rsid w:val="39A42B66"/>
    <w:rsid w:val="411CF0C5"/>
    <w:rsid w:val="433DFD76"/>
    <w:rsid w:val="4366AE1F"/>
    <w:rsid w:val="441EC105"/>
    <w:rsid w:val="47AF8925"/>
    <w:rsid w:val="490F7080"/>
    <w:rsid w:val="49BE8357"/>
    <w:rsid w:val="4B1B91E8"/>
    <w:rsid w:val="4B38F7BA"/>
    <w:rsid w:val="4D6C9C15"/>
    <w:rsid w:val="4DB34713"/>
    <w:rsid w:val="4F46020A"/>
    <w:rsid w:val="55969572"/>
    <w:rsid w:val="59332C18"/>
    <w:rsid w:val="59849DE7"/>
    <w:rsid w:val="5CF63CB6"/>
    <w:rsid w:val="5D89BB43"/>
    <w:rsid w:val="5E6CF813"/>
    <w:rsid w:val="61F198CE"/>
    <w:rsid w:val="626B6CE7"/>
    <w:rsid w:val="632CEB8F"/>
    <w:rsid w:val="6BBB220C"/>
    <w:rsid w:val="6D7C6DDA"/>
    <w:rsid w:val="7060201B"/>
    <w:rsid w:val="72E8C645"/>
    <w:rsid w:val="764F5F49"/>
    <w:rsid w:val="779EBA74"/>
    <w:rsid w:val="78AE7405"/>
    <w:rsid w:val="7BB61B43"/>
    <w:rsid w:val="7C74627A"/>
    <w:rsid w:val="7CB1F79E"/>
    <w:rsid w:val="7E8E4C75"/>
    <w:rsid w:val="7FA4F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A4E0494-323B-4734-8B4D-7AB4A6BD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349"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5B63"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55B63"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55B6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22D3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22D3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255B6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3535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4349"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55B63"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55B63" w:themeColor="accent1"/>
    </w:rPr>
  </w:style>
  <w:style w:type="paragraph" w:styleId="Title">
    <w:name w:val="Title"/>
    <w:basedOn w:val="Normal"/>
    <w:next w:val="Normal"/>
    <w:link w:val="TitleChar"/>
    <w:uiPriority w:val="10"/>
    <w:qFormat/>
    <w:rsid w:val="00FC693F"/>
    <w:pPr>
      <w:pBdr>
        <w:bottom w:val="single" w:sz="8" w:space="4" w:color="255B63" w:themeColor="accent1"/>
      </w:pBdr>
      <w:spacing w:after="300" w:line="240" w:lineRule="auto"/>
      <w:contextualSpacing/>
    </w:pPr>
    <w:rPr>
      <w:rFonts w:asciiTheme="majorHAnsi" w:eastAsiaTheme="majorEastAsia" w:hAnsiTheme="majorHAnsi" w:cstheme="majorBidi"/>
      <w:color w:val="1B4349"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4349"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55B63"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255B6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customStyle="1" w:styleId="QuoteChar">
    <w:name w:val="Quote Char"/>
    <w:basedOn w:val="DefaultParagraphFont"/>
    <w:link w:val="Quote"/>
    <w:uiPriority w:val="29"/>
    <w:rsid w:val="00FC693F"/>
    <w:rPr>
      <w:i/>
      <w:iCs/>
      <w:color w:val="1A1A1A"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255B63"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22D3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22D3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3535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55B63"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55B63"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255B63" w:themeColor="accent1"/>
      </w:pBdr>
      <w:spacing w:before="200" w:after="280"/>
      <w:ind w:left="936" w:right="936"/>
    </w:pPr>
    <w:rPr>
      <w:b/>
      <w:bCs/>
      <w:i/>
      <w:iCs/>
      <w:color w:val="255B63" w:themeColor="accent1"/>
    </w:rPr>
  </w:style>
  <w:style w:type="character" w:customStyle="1" w:styleId="IntenseQuoteChar">
    <w:name w:val="Intense Quote Char"/>
    <w:basedOn w:val="DefaultParagraphFont"/>
    <w:link w:val="IntenseQuote"/>
    <w:uiPriority w:val="30"/>
    <w:rsid w:val="00FC693F"/>
    <w:rPr>
      <w:b/>
      <w:bCs/>
      <w:i/>
      <w:iCs/>
      <w:color w:val="255B63"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255B63" w:themeColor="accent1"/>
    </w:rPr>
  </w:style>
  <w:style w:type="character" w:styleId="SubtleReference">
    <w:name w:val="Subtle Reference"/>
    <w:basedOn w:val="DefaultParagraphFont"/>
    <w:uiPriority w:val="31"/>
    <w:qFormat/>
    <w:rsid w:val="00FC693F"/>
    <w:rPr>
      <w:smallCaps/>
      <w:color w:val="68757A" w:themeColor="accent2"/>
      <w:u w:val="single"/>
    </w:rPr>
  </w:style>
  <w:style w:type="character" w:styleId="IntenseReference">
    <w:name w:val="Intense Reference"/>
    <w:basedOn w:val="DefaultParagraphFont"/>
    <w:uiPriority w:val="32"/>
    <w:qFormat/>
    <w:rsid w:val="00FC693F"/>
    <w:rPr>
      <w:b/>
      <w:bCs/>
      <w:smallCaps/>
      <w:color w:val="68757A"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sz="8" w:space="0" w:color="1A1A1A" w:themeColor="text1"/>
        <w:bottom w:val="single" w:sz="8" w:space="0" w:color="1A1A1A" w:themeColor="text1"/>
      </w:tblBorders>
    </w:tblPr>
    <w:tblStylePr w:type="fir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la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B4349" w:themeColor="accent1" w:themeShade="BF"/>
    </w:rPr>
    <w:tblPr>
      <w:tblStyleRowBandSize w:val="1"/>
      <w:tblStyleColBandSize w:val="1"/>
      <w:tblBorders>
        <w:top w:val="single" w:sz="8" w:space="0" w:color="255B63" w:themeColor="accent1"/>
        <w:bottom w:val="single" w:sz="8" w:space="0" w:color="255B63" w:themeColor="accent1"/>
      </w:tblBorders>
    </w:tblPr>
    <w:tblStylePr w:type="firstRow">
      <w:pPr>
        <w:spacing w:before="0" w:after="0" w:line="240" w:lineRule="auto"/>
      </w:pPr>
      <w:rPr>
        <w:b/>
        <w:bCs/>
      </w:rPr>
      <w:tblPr/>
      <w:tcPr>
        <w:tcBorders>
          <w:top w:val="single" w:sz="8" w:space="0" w:color="255B63" w:themeColor="accent1"/>
          <w:left w:val="nil"/>
          <w:bottom w:val="single" w:sz="8" w:space="0" w:color="255B63" w:themeColor="accent1"/>
          <w:right w:val="nil"/>
          <w:insideH w:val="nil"/>
          <w:insideV w:val="nil"/>
        </w:tcBorders>
      </w:tcPr>
    </w:tblStylePr>
    <w:tblStylePr w:type="lastRow">
      <w:pPr>
        <w:spacing w:before="0" w:after="0" w:line="240" w:lineRule="auto"/>
      </w:pPr>
      <w:rPr>
        <w:b/>
        <w:bCs/>
      </w:rPr>
      <w:tblPr/>
      <w:tcPr>
        <w:tcBorders>
          <w:top w:val="single" w:sz="8" w:space="0" w:color="255B63" w:themeColor="accent1"/>
          <w:left w:val="nil"/>
          <w:bottom w:val="single" w:sz="8" w:space="0" w:color="255B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1" w:themeFillTint="3F"/>
      </w:tcPr>
    </w:tblStylePr>
    <w:tblStylePr w:type="band1Horz">
      <w:tblPr/>
      <w:tcPr>
        <w:tcBorders>
          <w:left w:val="nil"/>
          <w:right w:val="nil"/>
          <w:insideH w:val="nil"/>
          <w:insideV w:val="nil"/>
        </w:tcBorders>
        <w:shd w:val="clear" w:color="auto" w:fill="BBE0E5" w:themeFill="accent1" w:themeFillTint="3F"/>
      </w:tcPr>
    </w:tblStylePr>
  </w:style>
  <w:style w:type="table" w:styleId="LightShading-Accent2">
    <w:name w:val="Light Shading Accent 2"/>
    <w:basedOn w:val="TableNormal"/>
    <w:uiPriority w:val="60"/>
    <w:rsid w:val="00FC693F"/>
    <w:pPr>
      <w:spacing w:after="0" w:line="240" w:lineRule="auto"/>
    </w:pPr>
    <w:rPr>
      <w:color w:val="4D575B" w:themeColor="accent2" w:themeShade="BF"/>
    </w:rPr>
    <w:tblPr>
      <w:tblStyleRowBandSize w:val="1"/>
      <w:tblStyleColBandSize w:val="1"/>
      <w:tblBorders>
        <w:top w:val="single" w:sz="8" w:space="0" w:color="68757A" w:themeColor="accent2"/>
        <w:bottom w:val="single" w:sz="8" w:space="0" w:color="68757A" w:themeColor="accent2"/>
      </w:tblBorders>
    </w:tblPr>
    <w:tblStylePr w:type="firstRow">
      <w:pPr>
        <w:spacing w:before="0" w:after="0" w:line="240" w:lineRule="auto"/>
      </w:pPr>
      <w:rPr>
        <w:b/>
        <w:bCs/>
      </w:rPr>
      <w:tblPr/>
      <w:tcPr>
        <w:tcBorders>
          <w:top w:val="single" w:sz="8" w:space="0" w:color="68757A" w:themeColor="accent2"/>
          <w:left w:val="nil"/>
          <w:bottom w:val="single" w:sz="8" w:space="0" w:color="68757A" w:themeColor="accent2"/>
          <w:right w:val="nil"/>
          <w:insideH w:val="nil"/>
          <w:insideV w:val="nil"/>
        </w:tcBorders>
      </w:tcPr>
    </w:tblStylePr>
    <w:tblStylePr w:type="lastRow">
      <w:pPr>
        <w:spacing w:before="0" w:after="0" w:line="240" w:lineRule="auto"/>
      </w:pPr>
      <w:rPr>
        <w:b/>
        <w:bCs/>
      </w:rPr>
      <w:tblPr/>
      <w:tcPr>
        <w:tcBorders>
          <w:top w:val="single" w:sz="8" w:space="0" w:color="68757A" w:themeColor="accent2"/>
          <w:left w:val="nil"/>
          <w:bottom w:val="single" w:sz="8" w:space="0" w:color="68757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DDE" w:themeFill="accent2" w:themeFillTint="3F"/>
      </w:tcPr>
    </w:tblStylePr>
    <w:tblStylePr w:type="band1Horz">
      <w:tblPr/>
      <w:tcPr>
        <w:tcBorders>
          <w:left w:val="nil"/>
          <w:right w:val="nil"/>
          <w:insideH w:val="nil"/>
          <w:insideV w:val="nil"/>
        </w:tcBorders>
        <w:shd w:val="clear" w:color="auto" w:fill="D9DDDE" w:themeFill="accent2" w:themeFillTint="3F"/>
      </w:tcPr>
    </w:tblStylePr>
  </w:style>
  <w:style w:type="table" w:styleId="LightShading-Accent3">
    <w:name w:val="Light Shading Accent 3"/>
    <w:basedOn w:val="TableNormal"/>
    <w:uiPriority w:val="60"/>
    <w:rsid w:val="00FC693F"/>
    <w:pPr>
      <w:spacing w:after="0" w:line="240" w:lineRule="auto"/>
    </w:pPr>
    <w:rPr>
      <w:color w:val="1B4349" w:themeColor="accent3" w:themeShade="BF"/>
    </w:rPr>
    <w:tblPr>
      <w:tblStyleRowBandSize w:val="1"/>
      <w:tblStyleColBandSize w:val="1"/>
      <w:tblBorders>
        <w:top w:val="single" w:sz="8" w:space="0" w:color="255B63" w:themeColor="accent3"/>
        <w:bottom w:val="single" w:sz="8" w:space="0" w:color="255B63" w:themeColor="accent3"/>
      </w:tblBorders>
    </w:tblPr>
    <w:tblStylePr w:type="firstRow">
      <w:pPr>
        <w:spacing w:before="0" w:after="0" w:line="240" w:lineRule="auto"/>
      </w:pPr>
      <w:rPr>
        <w:b/>
        <w:bCs/>
      </w:rPr>
      <w:tblPr/>
      <w:tcPr>
        <w:tcBorders>
          <w:top w:val="single" w:sz="8" w:space="0" w:color="255B63" w:themeColor="accent3"/>
          <w:left w:val="nil"/>
          <w:bottom w:val="single" w:sz="8" w:space="0" w:color="255B63" w:themeColor="accent3"/>
          <w:right w:val="nil"/>
          <w:insideH w:val="nil"/>
          <w:insideV w:val="nil"/>
        </w:tcBorders>
      </w:tcPr>
    </w:tblStylePr>
    <w:tblStylePr w:type="lastRow">
      <w:pPr>
        <w:spacing w:before="0" w:after="0" w:line="240" w:lineRule="auto"/>
      </w:pPr>
      <w:rPr>
        <w:b/>
        <w:bCs/>
      </w:rPr>
      <w:tblPr/>
      <w:tcPr>
        <w:tcBorders>
          <w:top w:val="single" w:sz="8" w:space="0" w:color="255B63" w:themeColor="accent3"/>
          <w:left w:val="nil"/>
          <w:bottom w:val="single" w:sz="8" w:space="0" w:color="255B6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3" w:themeFillTint="3F"/>
      </w:tcPr>
    </w:tblStylePr>
    <w:tblStylePr w:type="band1Horz">
      <w:tblPr/>
      <w:tcPr>
        <w:tcBorders>
          <w:left w:val="nil"/>
          <w:right w:val="nil"/>
          <w:insideH w:val="nil"/>
          <w:insideV w:val="nil"/>
        </w:tcBorders>
        <w:shd w:val="clear" w:color="auto" w:fill="BBE0E5" w:themeFill="accent3" w:themeFillTint="3F"/>
      </w:tcPr>
    </w:tblStylePr>
  </w:style>
  <w:style w:type="table" w:styleId="LightShading-Accent4">
    <w:name w:val="Light Shading Accent 4"/>
    <w:basedOn w:val="TableNormal"/>
    <w:uiPriority w:val="60"/>
    <w:rsid w:val="00FC693F"/>
    <w:pPr>
      <w:spacing w:after="0" w:line="240" w:lineRule="auto"/>
    </w:pPr>
    <w:rPr>
      <w:color w:val="1B4349" w:themeColor="accent4" w:themeShade="BF"/>
    </w:rPr>
    <w:tblPr>
      <w:tblStyleRowBandSize w:val="1"/>
      <w:tblStyleColBandSize w:val="1"/>
      <w:tblBorders>
        <w:top w:val="single" w:sz="8" w:space="0" w:color="255B63" w:themeColor="accent4"/>
        <w:bottom w:val="single" w:sz="8" w:space="0" w:color="255B63" w:themeColor="accent4"/>
      </w:tblBorders>
    </w:tblPr>
    <w:tblStylePr w:type="firstRow">
      <w:pPr>
        <w:spacing w:before="0" w:after="0" w:line="240" w:lineRule="auto"/>
      </w:pPr>
      <w:rPr>
        <w:b/>
        <w:bCs/>
      </w:rPr>
      <w:tblPr/>
      <w:tcPr>
        <w:tcBorders>
          <w:top w:val="single" w:sz="8" w:space="0" w:color="255B63" w:themeColor="accent4"/>
          <w:left w:val="nil"/>
          <w:bottom w:val="single" w:sz="8" w:space="0" w:color="255B63" w:themeColor="accent4"/>
          <w:right w:val="nil"/>
          <w:insideH w:val="nil"/>
          <w:insideV w:val="nil"/>
        </w:tcBorders>
      </w:tcPr>
    </w:tblStylePr>
    <w:tblStylePr w:type="lastRow">
      <w:pPr>
        <w:spacing w:before="0" w:after="0" w:line="240" w:lineRule="auto"/>
      </w:pPr>
      <w:rPr>
        <w:b/>
        <w:bCs/>
      </w:rPr>
      <w:tblPr/>
      <w:tcPr>
        <w:tcBorders>
          <w:top w:val="single" w:sz="8" w:space="0" w:color="255B63" w:themeColor="accent4"/>
          <w:left w:val="nil"/>
          <w:bottom w:val="single" w:sz="8" w:space="0" w:color="255B6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4" w:themeFillTint="3F"/>
      </w:tcPr>
    </w:tblStylePr>
    <w:tblStylePr w:type="band1Horz">
      <w:tblPr/>
      <w:tcPr>
        <w:tcBorders>
          <w:left w:val="nil"/>
          <w:right w:val="nil"/>
          <w:insideH w:val="nil"/>
          <w:insideV w:val="nil"/>
        </w:tcBorders>
        <w:shd w:val="clear" w:color="auto" w:fill="BBE0E5" w:themeFill="accent4" w:themeFillTint="3F"/>
      </w:tcPr>
    </w:tblStylePr>
  </w:style>
  <w:style w:type="table" w:styleId="LightShading-Accent5">
    <w:name w:val="Light Shading Accent 5"/>
    <w:basedOn w:val="TableNormal"/>
    <w:uiPriority w:val="60"/>
    <w:rsid w:val="00FC693F"/>
    <w:pPr>
      <w:spacing w:after="0" w:line="240" w:lineRule="auto"/>
    </w:pPr>
    <w:rPr>
      <w:color w:val="1B4349" w:themeColor="accent5" w:themeShade="BF"/>
    </w:rPr>
    <w:tblPr>
      <w:tblStyleRowBandSize w:val="1"/>
      <w:tblStyleColBandSize w:val="1"/>
      <w:tblBorders>
        <w:top w:val="single" w:sz="8" w:space="0" w:color="255B63" w:themeColor="accent5"/>
        <w:bottom w:val="single" w:sz="8" w:space="0" w:color="255B63" w:themeColor="accent5"/>
      </w:tblBorders>
    </w:tblPr>
    <w:tblStylePr w:type="firstRow">
      <w:pPr>
        <w:spacing w:before="0" w:after="0" w:line="240" w:lineRule="auto"/>
      </w:pPr>
      <w:rPr>
        <w:b/>
        <w:bCs/>
      </w:rPr>
      <w:tblPr/>
      <w:tcPr>
        <w:tcBorders>
          <w:top w:val="single" w:sz="8" w:space="0" w:color="255B63" w:themeColor="accent5"/>
          <w:left w:val="nil"/>
          <w:bottom w:val="single" w:sz="8" w:space="0" w:color="255B63" w:themeColor="accent5"/>
          <w:right w:val="nil"/>
          <w:insideH w:val="nil"/>
          <w:insideV w:val="nil"/>
        </w:tcBorders>
      </w:tcPr>
    </w:tblStylePr>
    <w:tblStylePr w:type="lastRow">
      <w:pPr>
        <w:spacing w:before="0" w:after="0" w:line="240" w:lineRule="auto"/>
      </w:pPr>
      <w:rPr>
        <w:b/>
        <w:bCs/>
      </w:rPr>
      <w:tblPr/>
      <w:tcPr>
        <w:tcBorders>
          <w:top w:val="single" w:sz="8" w:space="0" w:color="255B63" w:themeColor="accent5"/>
          <w:left w:val="nil"/>
          <w:bottom w:val="single" w:sz="8" w:space="0" w:color="255B6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5" w:themeFillTint="3F"/>
      </w:tcPr>
    </w:tblStylePr>
    <w:tblStylePr w:type="band1Horz">
      <w:tblPr/>
      <w:tcPr>
        <w:tcBorders>
          <w:left w:val="nil"/>
          <w:right w:val="nil"/>
          <w:insideH w:val="nil"/>
          <w:insideV w:val="nil"/>
        </w:tcBorders>
        <w:shd w:val="clear" w:color="auto" w:fill="BBE0E5" w:themeFill="accent5" w:themeFillTint="3F"/>
      </w:tcPr>
    </w:tblStylePr>
  </w:style>
  <w:style w:type="table" w:styleId="LightShading-Accent6">
    <w:name w:val="Light Shading Accent 6"/>
    <w:basedOn w:val="TableNormal"/>
    <w:uiPriority w:val="60"/>
    <w:rsid w:val="00FC693F"/>
    <w:pPr>
      <w:spacing w:after="0" w:line="240" w:lineRule="auto"/>
    </w:pPr>
    <w:rPr>
      <w:color w:val="1B4349" w:themeColor="accent6" w:themeShade="BF"/>
    </w:rPr>
    <w:tblPr>
      <w:tblStyleRowBandSize w:val="1"/>
      <w:tblStyleColBandSize w:val="1"/>
      <w:tblBorders>
        <w:top w:val="single" w:sz="8" w:space="0" w:color="255B63" w:themeColor="accent6"/>
        <w:bottom w:val="single" w:sz="8" w:space="0" w:color="255B63" w:themeColor="accent6"/>
      </w:tblBorders>
    </w:tblPr>
    <w:tblStylePr w:type="firstRow">
      <w:pPr>
        <w:spacing w:before="0" w:after="0" w:line="240" w:lineRule="auto"/>
      </w:pPr>
      <w:rPr>
        <w:b/>
        <w:bCs/>
      </w:rPr>
      <w:tblPr/>
      <w:tcPr>
        <w:tcBorders>
          <w:top w:val="single" w:sz="8" w:space="0" w:color="255B63" w:themeColor="accent6"/>
          <w:left w:val="nil"/>
          <w:bottom w:val="single" w:sz="8" w:space="0" w:color="255B63" w:themeColor="accent6"/>
          <w:right w:val="nil"/>
          <w:insideH w:val="nil"/>
          <w:insideV w:val="nil"/>
        </w:tcBorders>
      </w:tcPr>
    </w:tblStylePr>
    <w:tblStylePr w:type="lastRow">
      <w:pPr>
        <w:spacing w:before="0" w:after="0" w:line="240" w:lineRule="auto"/>
      </w:pPr>
      <w:rPr>
        <w:b/>
        <w:bCs/>
      </w:rPr>
      <w:tblPr/>
      <w:tcPr>
        <w:tcBorders>
          <w:top w:val="single" w:sz="8" w:space="0" w:color="255B63" w:themeColor="accent6"/>
          <w:left w:val="nil"/>
          <w:bottom w:val="single" w:sz="8" w:space="0" w:color="255B6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6" w:themeFillTint="3F"/>
      </w:tcPr>
    </w:tblStylePr>
    <w:tblStylePr w:type="band1Horz">
      <w:tblPr/>
      <w:tcPr>
        <w:tcBorders>
          <w:left w:val="nil"/>
          <w:right w:val="nil"/>
          <w:insideH w:val="nil"/>
          <w:insideV w:val="nil"/>
        </w:tcBorders>
        <w:shd w:val="clear" w:color="auto" w:fill="BBE0E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tcBorders>
      </w:tcPr>
    </w:tblStylePr>
    <w:tblStylePr w:type="firstCol">
      <w:rPr>
        <w:b/>
        <w:bCs/>
      </w:rPr>
    </w:tblStylePr>
    <w:tblStylePr w:type="lastCol">
      <w:rPr>
        <w:b/>
        <w:bCs/>
      </w:r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tblBorders>
    </w:tblPr>
    <w:tblStylePr w:type="firstRow">
      <w:pPr>
        <w:spacing w:before="0" w:after="0" w:line="240" w:lineRule="auto"/>
      </w:pPr>
      <w:rPr>
        <w:b/>
        <w:bCs/>
        <w:color w:val="FFFFFF" w:themeColor="background1"/>
      </w:rPr>
      <w:tblPr/>
      <w:tcPr>
        <w:shd w:val="clear" w:color="auto" w:fill="255B63" w:themeFill="accent1"/>
      </w:tcPr>
    </w:tblStylePr>
    <w:tblStylePr w:type="lastRow">
      <w:pPr>
        <w:spacing w:before="0" w:after="0" w:line="240" w:lineRule="auto"/>
      </w:pPr>
      <w:rPr>
        <w:b/>
        <w:bCs/>
      </w:rPr>
      <w:tblPr/>
      <w:tcPr>
        <w:tcBorders>
          <w:top w:val="double" w:sz="6" w:space="0" w:color="255B63" w:themeColor="accent1"/>
          <w:left w:val="single" w:sz="8" w:space="0" w:color="255B63" w:themeColor="accent1"/>
          <w:bottom w:val="single" w:sz="8" w:space="0" w:color="255B63" w:themeColor="accent1"/>
          <w:right w:val="single" w:sz="8" w:space="0" w:color="255B63" w:themeColor="accent1"/>
        </w:tcBorders>
      </w:tcPr>
    </w:tblStylePr>
    <w:tblStylePr w:type="firstCol">
      <w:rPr>
        <w:b/>
        <w:bCs/>
      </w:rPr>
    </w:tblStylePr>
    <w:tblStylePr w:type="lastCol">
      <w:rPr>
        <w:b/>
        <w:bCs/>
      </w:rPr>
    </w:tblStylePr>
    <w:tblStylePr w:type="band1Vert">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tblStylePr w:type="band1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tblBorders>
    </w:tblPr>
    <w:tblStylePr w:type="firstRow">
      <w:pPr>
        <w:spacing w:before="0" w:after="0" w:line="240" w:lineRule="auto"/>
      </w:pPr>
      <w:rPr>
        <w:b/>
        <w:bCs/>
        <w:color w:val="FFFFFF" w:themeColor="background1"/>
      </w:rPr>
      <w:tblPr/>
      <w:tcPr>
        <w:shd w:val="clear" w:color="auto" w:fill="68757A" w:themeFill="accent2"/>
      </w:tcPr>
    </w:tblStylePr>
    <w:tblStylePr w:type="lastRow">
      <w:pPr>
        <w:spacing w:before="0" w:after="0" w:line="240" w:lineRule="auto"/>
      </w:pPr>
      <w:rPr>
        <w:b/>
        <w:bCs/>
      </w:rPr>
      <w:tblPr/>
      <w:tcPr>
        <w:tcBorders>
          <w:top w:val="double" w:sz="6" w:space="0" w:color="68757A" w:themeColor="accent2"/>
          <w:left w:val="single" w:sz="8" w:space="0" w:color="68757A" w:themeColor="accent2"/>
          <w:bottom w:val="single" w:sz="8" w:space="0" w:color="68757A" w:themeColor="accent2"/>
          <w:right w:val="single" w:sz="8" w:space="0" w:color="68757A" w:themeColor="accent2"/>
        </w:tcBorders>
      </w:tcPr>
    </w:tblStylePr>
    <w:tblStylePr w:type="firstCol">
      <w:rPr>
        <w:b/>
        <w:bCs/>
      </w:rPr>
    </w:tblStylePr>
    <w:tblStylePr w:type="lastCol">
      <w:rPr>
        <w:b/>
        <w:bCs/>
      </w:rPr>
    </w:tblStylePr>
    <w:tblStylePr w:type="band1Vert">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tblStylePr w:type="band1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tblBorders>
    </w:tblPr>
    <w:tblStylePr w:type="firstRow">
      <w:pPr>
        <w:spacing w:before="0" w:after="0" w:line="240" w:lineRule="auto"/>
      </w:pPr>
      <w:rPr>
        <w:b/>
        <w:bCs/>
        <w:color w:val="FFFFFF" w:themeColor="background1"/>
      </w:rPr>
      <w:tblPr/>
      <w:tcPr>
        <w:shd w:val="clear" w:color="auto" w:fill="255B63" w:themeFill="accent3"/>
      </w:tcPr>
    </w:tblStylePr>
    <w:tblStylePr w:type="lastRow">
      <w:pPr>
        <w:spacing w:before="0" w:after="0" w:line="240" w:lineRule="auto"/>
      </w:pPr>
      <w:rPr>
        <w:b/>
        <w:bCs/>
      </w:rPr>
      <w:tblPr/>
      <w:tcPr>
        <w:tcBorders>
          <w:top w:val="double" w:sz="6" w:space="0" w:color="255B63" w:themeColor="accent3"/>
          <w:left w:val="single" w:sz="8" w:space="0" w:color="255B63" w:themeColor="accent3"/>
          <w:bottom w:val="single" w:sz="8" w:space="0" w:color="255B63" w:themeColor="accent3"/>
          <w:right w:val="single" w:sz="8" w:space="0" w:color="255B63" w:themeColor="accent3"/>
        </w:tcBorders>
      </w:tcPr>
    </w:tblStylePr>
    <w:tblStylePr w:type="firstCol">
      <w:rPr>
        <w:b/>
        <w:bCs/>
      </w:rPr>
    </w:tblStylePr>
    <w:tblStylePr w:type="lastCol">
      <w:rPr>
        <w:b/>
        <w:bCs/>
      </w:rPr>
    </w:tblStylePr>
    <w:tblStylePr w:type="band1Vert">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tblStylePr w:type="band1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tblBorders>
    </w:tblPr>
    <w:tblStylePr w:type="firstRow">
      <w:pPr>
        <w:spacing w:before="0" w:after="0" w:line="240" w:lineRule="auto"/>
      </w:pPr>
      <w:rPr>
        <w:b/>
        <w:bCs/>
        <w:color w:val="FFFFFF" w:themeColor="background1"/>
      </w:rPr>
      <w:tblPr/>
      <w:tcPr>
        <w:shd w:val="clear" w:color="auto" w:fill="255B63" w:themeFill="accent4"/>
      </w:tcPr>
    </w:tblStylePr>
    <w:tblStylePr w:type="lastRow">
      <w:pPr>
        <w:spacing w:before="0" w:after="0" w:line="240" w:lineRule="auto"/>
      </w:pPr>
      <w:rPr>
        <w:b/>
        <w:bCs/>
      </w:rPr>
      <w:tblPr/>
      <w:tcPr>
        <w:tcBorders>
          <w:top w:val="double" w:sz="6" w:space="0" w:color="255B63" w:themeColor="accent4"/>
          <w:left w:val="single" w:sz="8" w:space="0" w:color="255B63" w:themeColor="accent4"/>
          <w:bottom w:val="single" w:sz="8" w:space="0" w:color="255B63" w:themeColor="accent4"/>
          <w:right w:val="single" w:sz="8" w:space="0" w:color="255B63" w:themeColor="accent4"/>
        </w:tcBorders>
      </w:tcPr>
    </w:tblStylePr>
    <w:tblStylePr w:type="firstCol">
      <w:rPr>
        <w:b/>
        <w:bCs/>
      </w:rPr>
    </w:tblStylePr>
    <w:tblStylePr w:type="lastCol">
      <w:rPr>
        <w:b/>
        <w:bCs/>
      </w:rPr>
    </w:tblStylePr>
    <w:tblStylePr w:type="band1Vert">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tblStylePr w:type="band1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tblBorders>
    </w:tblPr>
    <w:tblStylePr w:type="firstRow">
      <w:pPr>
        <w:spacing w:before="0" w:after="0" w:line="240" w:lineRule="auto"/>
      </w:pPr>
      <w:rPr>
        <w:b/>
        <w:bCs/>
        <w:color w:val="FFFFFF" w:themeColor="background1"/>
      </w:rPr>
      <w:tblPr/>
      <w:tcPr>
        <w:shd w:val="clear" w:color="auto" w:fill="255B63" w:themeFill="accent5"/>
      </w:tcPr>
    </w:tblStylePr>
    <w:tblStylePr w:type="lastRow">
      <w:pPr>
        <w:spacing w:before="0" w:after="0" w:line="240" w:lineRule="auto"/>
      </w:pPr>
      <w:rPr>
        <w:b/>
        <w:bCs/>
      </w:rPr>
      <w:tblPr/>
      <w:tcPr>
        <w:tcBorders>
          <w:top w:val="double" w:sz="6" w:space="0" w:color="255B63" w:themeColor="accent5"/>
          <w:left w:val="single" w:sz="8" w:space="0" w:color="255B63" w:themeColor="accent5"/>
          <w:bottom w:val="single" w:sz="8" w:space="0" w:color="255B63" w:themeColor="accent5"/>
          <w:right w:val="single" w:sz="8" w:space="0" w:color="255B63" w:themeColor="accent5"/>
        </w:tcBorders>
      </w:tcPr>
    </w:tblStylePr>
    <w:tblStylePr w:type="firstCol">
      <w:rPr>
        <w:b/>
        <w:bCs/>
      </w:rPr>
    </w:tblStylePr>
    <w:tblStylePr w:type="lastCol">
      <w:rPr>
        <w:b/>
        <w:bCs/>
      </w:rPr>
    </w:tblStylePr>
    <w:tblStylePr w:type="band1Vert">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tblStylePr w:type="band1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tblBorders>
    </w:tblPr>
    <w:tblStylePr w:type="firstRow">
      <w:pPr>
        <w:spacing w:before="0" w:after="0" w:line="240" w:lineRule="auto"/>
      </w:pPr>
      <w:rPr>
        <w:b/>
        <w:bCs/>
        <w:color w:val="FFFFFF" w:themeColor="background1"/>
      </w:rPr>
      <w:tblPr/>
      <w:tcPr>
        <w:shd w:val="clear" w:color="auto" w:fill="255B63" w:themeFill="accent6"/>
      </w:tcPr>
    </w:tblStylePr>
    <w:tblStylePr w:type="lastRow">
      <w:pPr>
        <w:spacing w:before="0" w:after="0" w:line="240" w:lineRule="auto"/>
      </w:pPr>
      <w:rPr>
        <w:b/>
        <w:bCs/>
      </w:rPr>
      <w:tblPr/>
      <w:tcPr>
        <w:tcBorders>
          <w:top w:val="double" w:sz="6" w:space="0" w:color="255B63" w:themeColor="accent6"/>
          <w:left w:val="single" w:sz="8" w:space="0" w:color="255B63" w:themeColor="accent6"/>
          <w:bottom w:val="single" w:sz="8" w:space="0" w:color="255B63" w:themeColor="accent6"/>
          <w:right w:val="single" w:sz="8" w:space="0" w:color="255B63" w:themeColor="accent6"/>
        </w:tcBorders>
      </w:tcPr>
    </w:tblStylePr>
    <w:tblStylePr w:type="firstCol">
      <w:rPr>
        <w:b/>
        <w:bCs/>
      </w:rPr>
    </w:tblStylePr>
    <w:tblStylePr w:type="lastCol">
      <w:rPr>
        <w:b/>
        <w:bCs/>
      </w:rPr>
    </w:tblStylePr>
    <w:tblStylePr w:type="band1Vert">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tblStylePr w:type="band1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18" w:space="0" w:color="1A1A1A" w:themeColor="text1"/>
          <w:right w:val="single" w:sz="8" w:space="0" w:color="1A1A1A" w:themeColor="text1"/>
          <w:insideH w:val="nil"/>
          <w:insideV w:val="single" w:sz="8" w:space="0" w:color="1A1A1A"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insideH w:val="nil"/>
          <w:insideV w:val="single" w:sz="8" w:space="0" w:color="1A1A1A"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shd w:val="clear" w:color="auto" w:fill="C6C6C6" w:themeFill="text1" w:themeFillTint="3F"/>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shd w:val="clear" w:color="auto" w:fill="C6C6C6" w:themeFill="text1" w:themeFillTint="3F"/>
      </w:tcPr>
    </w:tblStylePr>
    <w:tblStylePr w:type="band2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insideH w:val="single" w:sz="8" w:space="0" w:color="255B63" w:themeColor="accent1"/>
        <w:insideV w:val="single" w:sz="8" w:space="0" w:color="255B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1"/>
          <w:left w:val="single" w:sz="8" w:space="0" w:color="255B63" w:themeColor="accent1"/>
          <w:bottom w:val="single" w:sz="18" w:space="0" w:color="255B63" w:themeColor="accent1"/>
          <w:right w:val="single" w:sz="8" w:space="0" w:color="255B63" w:themeColor="accent1"/>
          <w:insideH w:val="nil"/>
          <w:insideV w:val="single" w:sz="8" w:space="0" w:color="255B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1"/>
          <w:left w:val="single" w:sz="8" w:space="0" w:color="255B63" w:themeColor="accent1"/>
          <w:bottom w:val="single" w:sz="8" w:space="0" w:color="255B63" w:themeColor="accent1"/>
          <w:right w:val="single" w:sz="8" w:space="0" w:color="255B63" w:themeColor="accent1"/>
          <w:insideH w:val="nil"/>
          <w:insideV w:val="single" w:sz="8" w:space="0" w:color="255B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tblStylePr w:type="band1Vert">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shd w:val="clear" w:color="auto" w:fill="BBE0E5" w:themeFill="accent1" w:themeFillTint="3F"/>
      </w:tcPr>
    </w:tblStylePr>
    <w:tblStylePr w:type="band1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insideV w:val="single" w:sz="8" w:space="0" w:color="255B63" w:themeColor="accent1"/>
        </w:tcBorders>
        <w:shd w:val="clear" w:color="auto" w:fill="BBE0E5" w:themeFill="accent1" w:themeFillTint="3F"/>
      </w:tcPr>
    </w:tblStylePr>
    <w:tblStylePr w:type="band2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insideV w:val="single" w:sz="8" w:space="0" w:color="255B6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insideH w:val="single" w:sz="8" w:space="0" w:color="68757A" w:themeColor="accent2"/>
        <w:insideV w:val="single" w:sz="8" w:space="0" w:color="68757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8757A" w:themeColor="accent2"/>
          <w:left w:val="single" w:sz="8" w:space="0" w:color="68757A" w:themeColor="accent2"/>
          <w:bottom w:val="single" w:sz="18" w:space="0" w:color="68757A" w:themeColor="accent2"/>
          <w:right w:val="single" w:sz="8" w:space="0" w:color="68757A" w:themeColor="accent2"/>
          <w:insideH w:val="nil"/>
          <w:insideV w:val="single" w:sz="8" w:space="0" w:color="68757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8757A" w:themeColor="accent2"/>
          <w:left w:val="single" w:sz="8" w:space="0" w:color="68757A" w:themeColor="accent2"/>
          <w:bottom w:val="single" w:sz="8" w:space="0" w:color="68757A" w:themeColor="accent2"/>
          <w:right w:val="single" w:sz="8" w:space="0" w:color="68757A" w:themeColor="accent2"/>
          <w:insideH w:val="nil"/>
          <w:insideV w:val="single" w:sz="8" w:space="0" w:color="68757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tblStylePr w:type="band1Vert">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shd w:val="clear" w:color="auto" w:fill="D9DDDE" w:themeFill="accent2" w:themeFillTint="3F"/>
      </w:tcPr>
    </w:tblStylePr>
    <w:tblStylePr w:type="band1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insideV w:val="single" w:sz="8" w:space="0" w:color="68757A" w:themeColor="accent2"/>
        </w:tcBorders>
        <w:shd w:val="clear" w:color="auto" w:fill="D9DDDE" w:themeFill="accent2" w:themeFillTint="3F"/>
      </w:tcPr>
    </w:tblStylePr>
    <w:tblStylePr w:type="band2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insideV w:val="single" w:sz="8" w:space="0" w:color="68757A"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insideH w:val="single" w:sz="8" w:space="0" w:color="255B63" w:themeColor="accent3"/>
        <w:insideV w:val="single" w:sz="8" w:space="0" w:color="255B6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3"/>
          <w:left w:val="single" w:sz="8" w:space="0" w:color="255B63" w:themeColor="accent3"/>
          <w:bottom w:val="single" w:sz="18" w:space="0" w:color="255B63" w:themeColor="accent3"/>
          <w:right w:val="single" w:sz="8" w:space="0" w:color="255B63" w:themeColor="accent3"/>
          <w:insideH w:val="nil"/>
          <w:insideV w:val="single" w:sz="8" w:space="0" w:color="255B6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3"/>
          <w:left w:val="single" w:sz="8" w:space="0" w:color="255B63" w:themeColor="accent3"/>
          <w:bottom w:val="single" w:sz="8" w:space="0" w:color="255B63" w:themeColor="accent3"/>
          <w:right w:val="single" w:sz="8" w:space="0" w:color="255B63" w:themeColor="accent3"/>
          <w:insideH w:val="nil"/>
          <w:insideV w:val="single" w:sz="8" w:space="0" w:color="255B6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tblStylePr w:type="band1Vert">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shd w:val="clear" w:color="auto" w:fill="BBE0E5" w:themeFill="accent3" w:themeFillTint="3F"/>
      </w:tcPr>
    </w:tblStylePr>
    <w:tblStylePr w:type="band1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insideV w:val="single" w:sz="8" w:space="0" w:color="255B63" w:themeColor="accent3"/>
        </w:tcBorders>
        <w:shd w:val="clear" w:color="auto" w:fill="BBE0E5" w:themeFill="accent3" w:themeFillTint="3F"/>
      </w:tcPr>
    </w:tblStylePr>
    <w:tblStylePr w:type="band2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insideV w:val="single" w:sz="8" w:space="0" w:color="255B63"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insideH w:val="single" w:sz="8" w:space="0" w:color="255B63" w:themeColor="accent4"/>
        <w:insideV w:val="single" w:sz="8" w:space="0" w:color="255B6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4"/>
          <w:left w:val="single" w:sz="8" w:space="0" w:color="255B63" w:themeColor="accent4"/>
          <w:bottom w:val="single" w:sz="18" w:space="0" w:color="255B63" w:themeColor="accent4"/>
          <w:right w:val="single" w:sz="8" w:space="0" w:color="255B63" w:themeColor="accent4"/>
          <w:insideH w:val="nil"/>
          <w:insideV w:val="single" w:sz="8" w:space="0" w:color="255B6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4"/>
          <w:left w:val="single" w:sz="8" w:space="0" w:color="255B63" w:themeColor="accent4"/>
          <w:bottom w:val="single" w:sz="8" w:space="0" w:color="255B63" w:themeColor="accent4"/>
          <w:right w:val="single" w:sz="8" w:space="0" w:color="255B63" w:themeColor="accent4"/>
          <w:insideH w:val="nil"/>
          <w:insideV w:val="single" w:sz="8" w:space="0" w:color="255B6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tblStylePr w:type="band1Vert">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shd w:val="clear" w:color="auto" w:fill="BBE0E5" w:themeFill="accent4" w:themeFillTint="3F"/>
      </w:tcPr>
    </w:tblStylePr>
    <w:tblStylePr w:type="band1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insideV w:val="single" w:sz="8" w:space="0" w:color="255B63" w:themeColor="accent4"/>
        </w:tcBorders>
        <w:shd w:val="clear" w:color="auto" w:fill="BBE0E5" w:themeFill="accent4" w:themeFillTint="3F"/>
      </w:tcPr>
    </w:tblStylePr>
    <w:tblStylePr w:type="band2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insideV w:val="single" w:sz="8" w:space="0" w:color="255B63"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insideH w:val="single" w:sz="8" w:space="0" w:color="255B63" w:themeColor="accent5"/>
        <w:insideV w:val="single" w:sz="8" w:space="0" w:color="255B6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5"/>
          <w:left w:val="single" w:sz="8" w:space="0" w:color="255B63" w:themeColor="accent5"/>
          <w:bottom w:val="single" w:sz="18" w:space="0" w:color="255B63" w:themeColor="accent5"/>
          <w:right w:val="single" w:sz="8" w:space="0" w:color="255B63" w:themeColor="accent5"/>
          <w:insideH w:val="nil"/>
          <w:insideV w:val="single" w:sz="8" w:space="0" w:color="255B6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5"/>
          <w:left w:val="single" w:sz="8" w:space="0" w:color="255B63" w:themeColor="accent5"/>
          <w:bottom w:val="single" w:sz="8" w:space="0" w:color="255B63" w:themeColor="accent5"/>
          <w:right w:val="single" w:sz="8" w:space="0" w:color="255B63" w:themeColor="accent5"/>
          <w:insideH w:val="nil"/>
          <w:insideV w:val="single" w:sz="8" w:space="0" w:color="255B6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tblStylePr w:type="band1Vert">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shd w:val="clear" w:color="auto" w:fill="BBE0E5" w:themeFill="accent5" w:themeFillTint="3F"/>
      </w:tcPr>
    </w:tblStylePr>
    <w:tblStylePr w:type="band1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insideV w:val="single" w:sz="8" w:space="0" w:color="255B63" w:themeColor="accent5"/>
        </w:tcBorders>
        <w:shd w:val="clear" w:color="auto" w:fill="BBE0E5" w:themeFill="accent5" w:themeFillTint="3F"/>
      </w:tcPr>
    </w:tblStylePr>
    <w:tblStylePr w:type="band2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insideV w:val="single" w:sz="8" w:space="0" w:color="255B6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insideH w:val="single" w:sz="8" w:space="0" w:color="255B63" w:themeColor="accent6"/>
        <w:insideV w:val="single" w:sz="8" w:space="0" w:color="255B6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6"/>
          <w:left w:val="single" w:sz="8" w:space="0" w:color="255B63" w:themeColor="accent6"/>
          <w:bottom w:val="single" w:sz="18" w:space="0" w:color="255B63" w:themeColor="accent6"/>
          <w:right w:val="single" w:sz="8" w:space="0" w:color="255B63" w:themeColor="accent6"/>
          <w:insideH w:val="nil"/>
          <w:insideV w:val="single" w:sz="8" w:space="0" w:color="255B6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6"/>
          <w:left w:val="single" w:sz="8" w:space="0" w:color="255B63" w:themeColor="accent6"/>
          <w:bottom w:val="single" w:sz="8" w:space="0" w:color="255B63" w:themeColor="accent6"/>
          <w:right w:val="single" w:sz="8" w:space="0" w:color="255B63" w:themeColor="accent6"/>
          <w:insideH w:val="nil"/>
          <w:insideV w:val="single" w:sz="8" w:space="0" w:color="255B6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tblStylePr w:type="band1Vert">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shd w:val="clear" w:color="auto" w:fill="BBE0E5" w:themeFill="accent6" w:themeFillTint="3F"/>
      </w:tcPr>
    </w:tblStylePr>
    <w:tblStylePr w:type="band1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insideV w:val="single" w:sz="8" w:space="0" w:color="255B63" w:themeColor="accent6"/>
        </w:tcBorders>
        <w:shd w:val="clear" w:color="auto" w:fill="BBE0E5" w:themeFill="accent6" w:themeFillTint="3F"/>
      </w:tcPr>
    </w:tblStylePr>
    <w:tblStylePr w:type="band2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insideV w:val="single" w:sz="8" w:space="0" w:color="255B6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tblBorders>
    </w:tblPr>
    <w:tblStylePr w:type="firstRow">
      <w:pPr>
        <w:spacing w:before="0" w:after="0" w:line="240" w:lineRule="auto"/>
      </w:pPr>
      <w:rPr>
        <w:b/>
        <w:bCs/>
        <w:color w:val="FFFFFF" w:themeColor="background1"/>
      </w:rPr>
      <w:tblPr/>
      <w:tcPr>
        <w:tc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shd w:val="clear" w:color="auto" w:fill="1A1A1A" w:themeFill="text1"/>
      </w:tcPr>
    </w:tblStylePr>
    <w:tblStylePr w:type="lastRow">
      <w:pPr>
        <w:spacing w:before="0" w:after="0" w:line="240" w:lineRule="auto"/>
      </w:pPr>
      <w:rPr>
        <w:b/>
        <w:bCs/>
      </w:rPr>
      <w:tblPr/>
      <w:tcPr>
        <w:tcBorders>
          <w:top w:val="double" w:sz="6"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single" w:sz="8" w:space="0" w:color="3E99A7" w:themeColor="accent1" w:themeTint="BF"/>
      </w:tblBorders>
    </w:tblPr>
    <w:tblStylePr w:type="firstRow">
      <w:pPr>
        <w:spacing w:before="0" w:after="0" w:line="240" w:lineRule="auto"/>
      </w:pPr>
      <w:rPr>
        <w:b/>
        <w:bCs/>
        <w:color w:val="FFFFFF" w:themeColor="background1"/>
      </w:rPr>
      <w:tblPr/>
      <w:tcPr>
        <w:tc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nil"/>
          <w:insideV w:val="nil"/>
        </w:tcBorders>
        <w:shd w:val="clear" w:color="auto" w:fill="255B63" w:themeFill="accent1"/>
      </w:tcPr>
    </w:tblStylePr>
    <w:tblStylePr w:type="lastRow">
      <w:pPr>
        <w:spacing w:before="0" w:after="0" w:line="240" w:lineRule="auto"/>
      </w:pPr>
      <w:rPr>
        <w:b/>
        <w:bCs/>
      </w:rPr>
      <w:tblPr/>
      <w:tcPr>
        <w:tcBorders>
          <w:top w:val="double" w:sz="6"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1" w:themeFillTint="3F"/>
      </w:tcPr>
    </w:tblStylePr>
    <w:tblStylePr w:type="band1Horz">
      <w:tblPr/>
      <w:tcPr>
        <w:tcBorders>
          <w:insideH w:val="nil"/>
          <w:insideV w:val="nil"/>
        </w:tcBorders>
        <w:shd w:val="clear" w:color="auto" w:fill="BBE0E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single" w:sz="8" w:space="0" w:color="8C989D" w:themeColor="accent2" w:themeTint="BF"/>
      </w:tblBorders>
    </w:tblPr>
    <w:tblStylePr w:type="firstRow">
      <w:pPr>
        <w:spacing w:before="0" w:after="0" w:line="240" w:lineRule="auto"/>
      </w:pPr>
      <w:rPr>
        <w:b/>
        <w:bCs/>
        <w:color w:val="FFFFFF" w:themeColor="background1"/>
      </w:rPr>
      <w:tblPr/>
      <w:tcPr>
        <w:tc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nil"/>
          <w:insideV w:val="nil"/>
        </w:tcBorders>
        <w:shd w:val="clear" w:color="auto" w:fill="68757A" w:themeFill="accent2"/>
      </w:tcPr>
    </w:tblStylePr>
    <w:tblStylePr w:type="lastRow">
      <w:pPr>
        <w:spacing w:before="0" w:after="0" w:line="240" w:lineRule="auto"/>
      </w:pPr>
      <w:rPr>
        <w:b/>
        <w:bCs/>
      </w:rPr>
      <w:tblPr/>
      <w:tcPr>
        <w:tcBorders>
          <w:top w:val="double" w:sz="6"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DDE" w:themeFill="accent2" w:themeFillTint="3F"/>
      </w:tcPr>
    </w:tblStylePr>
    <w:tblStylePr w:type="band1Horz">
      <w:tblPr/>
      <w:tcPr>
        <w:tcBorders>
          <w:insideH w:val="nil"/>
          <w:insideV w:val="nil"/>
        </w:tcBorders>
        <w:shd w:val="clear" w:color="auto" w:fill="D9DD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single" w:sz="8" w:space="0" w:color="3E99A7" w:themeColor="accent3" w:themeTint="BF"/>
      </w:tblBorders>
    </w:tblPr>
    <w:tblStylePr w:type="firstRow">
      <w:pPr>
        <w:spacing w:before="0" w:after="0" w:line="240" w:lineRule="auto"/>
      </w:pPr>
      <w:rPr>
        <w:b/>
        <w:bCs/>
        <w:color w:val="FFFFFF" w:themeColor="background1"/>
      </w:rPr>
      <w:tblPr/>
      <w:tcPr>
        <w:tc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nil"/>
          <w:insideV w:val="nil"/>
        </w:tcBorders>
        <w:shd w:val="clear" w:color="auto" w:fill="255B63" w:themeFill="accent3"/>
      </w:tcPr>
    </w:tblStylePr>
    <w:tblStylePr w:type="lastRow">
      <w:pPr>
        <w:spacing w:before="0" w:after="0" w:line="240" w:lineRule="auto"/>
      </w:pPr>
      <w:rPr>
        <w:b/>
        <w:bCs/>
      </w:rPr>
      <w:tblPr/>
      <w:tcPr>
        <w:tcBorders>
          <w:top w:val="double" w:sz="6"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3" w:themeFillTint="3F"/>
      </w:tcPr>
    </w:tblStylePr>
    <w:tblStylePr w:type="band1Horz">
      <w:tblPr/>
      <w:tcPr>
        <w:tcBorders>
          <w:insideH w:val="nil"/>
          <w:insideV w:val="nil"/>
        </w:tcBorders>
        <w:shd w:val="clear" w:color="auto" w:fill="BBE0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single" w:sz="8" w:space="0" w:color="3E99A7" w:themeColor="accent4" w:themeTint="BF"/>
      </w:tblBorders>
    </w:tblPr>
    <w:tblStylePr w:type="firstRow">
      <w:pPr>
        <w:spacing w:before="0" w:after="0" w:line="240" w:lineRule="auto"/>
      </w:pPr>
      <w:rPr>
        <w:b/>
        <w:bCs/>
        <w:color w:val="FFFFFF" w:themeColor="background1"/>
      </w:rPr>
      <w:tblPr/>
      <w:tcPr>
        <w:tc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nil"/>
          <w:insideV w:val="nil"/>
        </w:tcBorders>
        <w:shd w:val="clear" w:color="auto" w:fill="255B63" w:themeFill="accent4"/>
      </w:tcPr>
    </w:tblStylePr>
    <w:tblStylePr w:type="lastRow">
      <w:pPr>
        <w:spacing w:before="0" w:after="0" w:line="240" w:lineRule="auto"/>
      </w:pPr>
      <w:rPr>
        <w:b/>
        <w:bCs/>
      </w:rPr>
      <w:tblPr/>
      <w:tcPr>
        <w:tcBorders>
          <w:top w:val="double" w:sz="6"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4" w:themeFillTint="3F"/>
      </w:tcPr>
    </w:tblStylePr>
    <w:tblStylePr w:type="band1Horz">
      <w:tblPr/>
      <w:tcPr>
        <w:tcBorders>
          <w:insideH w:val="nil"/>
          <w:insideV w:val="nil"/>
        </w:tcBorders>
        <w:shd w:val="clear" w:color="auto" w:fill="BBE0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single" w:sz="8" w:space="0" w:color="3E99A7" w:themeColor="accent5" w:themeTint="BF"/>
      </w:tblBorders>
    </w:tblPr>
    <w:tblStylePr w:type="firstRow">
      <w:pPr>
        <w:spacing w:before="0" w:after="0" w:line="240" w:lineRule="auto"/>
      </w:pPr>
      <w:rPr>
        <w:b/>
        <w:bCs/>
        <w:color w:val="FFFFFF" w:themeColor="background1"/>
      </w:rPr>
      <w:tblPr/>
      <w:tcPr>
        <w:tc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nil"/>
          <w:insideV w:val="nil"/>
        </w:tcBorders>
        <w:shd w:val="clear" w:color="auto" w:fill="255B63" w:themeFill="accent5"/>
      </w:tcPr>
    </w:tblStylePr>
    <w:tblStylePr w:type="lastRow">
      <w:pPr>
        <w:spacing w:before="0" w:after="0" w:line="240" w:lineRule="auto"/>
      </w:pPr>
      <w:rPr>
        <w:b/>
        <w:bCs/>
      </w:rPr>
      <w:tblPr/>
      <w:tcPr>
        <w:tcBorders>
          <w:top w:val="double" w:sz="6"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5" w:themeFillTint="3F"/>
      </w:tcPr>
    </w:tblStylePr>
    <w:tblStylePr w:type="band1Horz">
      <w:tblPr/>
      <w:tcPr>
        <w:tcBorders>
          <w:insideH w:val="nil"/>
          <w:insideV w:val="nil"/>
        </w:tcBorders>
        <w:shd w:val="clear" w:color="auto" w:fill="BBE0E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single" w:sz="8" w:space="0" w:color="3E99A7" w:themeColor="accent6" w:themeTint="BF"/>
      </w:tblBorders>
    </w:tblPr>
    <w:tblStylePr w:type="firstRow">
      <w:pPr>
        <w:spacing w:before="0" w:after="0" w:line="240" w:lineRule="auto"/>
      </w:pPr>
      <w:rPr>
        <w:b/>
        <w:bCs/>
        <w:color w:val="FFFFFF" w:themeColor="background1"/>
      </w:rPr>
      <w:tblPr/>
      <w:tcPr>
        <w:tc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nil"/>
          <w:insideV w:val="nil"/>
        </w:tcBorders>
        <w:shd w:val="clear" w:color="auto" w:fill="255B63" w:themeFill="accent6"/>
      </w:tcPr>
    </w:tblStylePr>
    <w:tblStylePr w:type="lastRow">
      <w:pPr>
        <w:spacing w:before="0" w:after="0" w:line="240" w:lineRule="auto"/>
      </w:pPr>
      <w:rPr>
        <w:b/>
        <w:bCs/>
      </w:rPr>
      <w:tblPr/>
      <w:tcPr>
        <w:tcBorders>
          <w:top w:val="double" w:sz="6"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6" w:themeFillTint="3F"/>
      </w:tcPr>
    </w:tblStylePr>
    <w:tblStylePr w:type="band1Horz">
      <w:tblPr/>
      <w:tcPr>
        <w:tcBorders>
          <w:insideH w:val="nil"/>
          <w:insideV w:val="nil"/>
        </w:tcBorders>
        <w:shd w:val="clear" w:color="auto" w:fill="BBE0E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1"/>
      </w:tcPr>
    </w:tblStylePr>
    <w:tblStylePr w:type="lastCol">
      <w:rPr>
        <w:b/>
        <w:bCs/>
        <w:color w:val="FFFFFF" w:themeColor="background1"/>
      </w:rPr>
      <w:tblPr/>
      <w:tcPr>
        <w:tcBorders>
          <w:left w:val="nil"/>
          <w:right w:val="nil"/>
          <w:insideH w:val="nil"/>
          <w:insideV w:val="nil"/>
        </w:tcBorders>
        <w:shd w:val="clear" w:color="auto" w:fill="255B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8757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8757A" w:themeFill="accent2"/>
      </w:tcPr>
    </w:tblStylePr>
    <w:tblStylePr w:type="lastCol">
      <w:rPr>
        <w:b/>
        <w:bCs/>
        <w:color w:val="FFFFFF" w:themeColor="background1"/>
      </w:rPr>
      <w:tblPr/>
      <w:tcPr>
        <w:tcBorders>
          <w:left w:val="nil"/>
          <w:right w:val="nil"/>
          <w:insideH w:val="nil"/>
          <w:insideV w:val="nil"/>
        </w:tcBorders>
        <w:shd w:val="clear" w:color="auto" w:fill="6875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3"/>
      </w:tcPr>
    </w:tblStylePr>
    <w:tblStylePr w:type="lastCol">
      <w:rPr>
        <w:b/>
        <w:bCs/>
        <w:color w:val="FFFFFF" w:themeColor="background1"/>
      </w:rPr>
      <w:tblPr/>
      <w:tcPr>
        <w:tcBorders>
          <w:left w:val="nil"/>
          <w:right w:val="nil"/>
          <w:insideH w:val="nil"/>
          <w:insideV w:val="nil"/>
        </w:tcBorders>
        <w:shd w:val="clear" w:color="auto" w:fill="255B6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4"/>
      </w:tcPr>
    </w:tblStylePr>
    <w:tblStylePr w:type="lastCol">
      <w:rPr>
        <w:b/>
        <w:bCs/>
        <w:color w:val="FFFFFF" w:themeColor="background1"/>
      </w:rPr>
      <w:tblPr/>
      <w:tcPr>
        <w:tcBorders>
          <w:left w:val="nil"/>
          <w:right w:val="nil"/>
          <w:insideH w:val="nil"/>
          <w:insideV w:val="nil"/>
        </w:tcBorders>
        <w:shd w:val="clear" w:color="auto" w:fill="255B6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5"/>
      </w:tcPr>
    </w:tblStylePr>
    <w:tblStylePr w:type="lastCol">
      <w:rPr>
        <w:b/>
        <w:bCs/>
        <w:color w:val="FFFFFF" w:themeColor="background1"/>
      </w:rPr>
      <w:tblPr/>
      <w:tcPr>
        <w:tcBorders>
          <w:left w:val="nil"/>
          <w:right w:val="nil"/>
          <w:insideH w:val="nil"/>
          <w:insideV w:val="nil"/>
        </w:tcBorders>
        <w:shd w:val="clear" w:color="auto" w:fill="255B6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6"/>
      </w:tcPr>
    </w:tblStylePr>
    <w:tblStylePr w:type="lastCol">
      <w:rPr>
        <w:b/>
        <w:bCs/>
        <w:color w:val="FFFFFF" w:themeColor="background1"/>
      </w:rPr>
      <w:tblPr/>
      <w:tcPr>
        <w:tcBorders>
          <w:left w:val="nil"/>
          <w:right w:val="nil"/>
          <w:insideH w:val="nil"/>
          <w:insideV w:val="nil"/>
        </w:tcBorders>
        <w:shd w:val="clear" w:color="auto" w:fill="255B6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sz="8" w:space="0" w:color="1A1A1A" w:themeColor="text1"/>
        <w:bottom w:val="single" w:sz="8" w:space="0" w:color="1A1A1A" w:themeColor="text1"/>
      </w:tblBorders>
    </w:tblPr>
    <w:tblStylePr w:type="firstRow">
      <w:rPr>
        <w:rFonts w:asciiTheme="majorHAnsi" w:eastAsiaTheme="majorEastAsia" w:hAnsiTheme="majorHAnsi" w:cstheme="majorBidi"/>
      </w:rPr>
      <w:tblPr/>
      <w:tcPr>
        <w:tcBorders>
          <w:top w:val="nil"/>
          <w:bottom w:val="single" w:sz="8" w:space="0" w:color="1A1A1A" w:themeColor="text1"/>
        </w:tcBorders>
      </w:tcPr>
    </w:tblStylePr>
    <w:tblStylePr w:type="lastRow">
      <w:rPr>
        <w:b/>
        <w:bCs/>
        <w:color w:val="255B63" w:themeColor="text2"/>
      </w:rPr>
      <w:tblPr/>
      <w:tcPr>
        <w:tcBorders>
          <w:top w:val="single" w:sz="8" w:space="0" w:color="1A1A1A" w:themeColor="text1"/>
          <w:bottom w:val="single" w:sz="8" w:space="0" w:color="1A1A1A" w:themeColor="text1"/>
        </w:tcBorders>
      </w:tcPr>
    </w:tblStylePr>
    <w:tblStylePr w:type="firstCol">
      <w:rPr>
        <w:b/>
        <w:bCs/>
      </w:rPr>
    </w:tblStylePr>
    <w:tblStylePr w:type="lastCol">
      <w:rPr>
        <w:b/>
        <w:bCs/>
      </w:rPr>
      <w:tblPr/>
      <w:tcPr>
        <w:tcBorders>
          <w:top w:val="single" w:sz="8" w:space="0" w:color="1A1A1A" w:themeColor="text1"/>
          <w:bottom w:val="single" w:sz="8" w:space="0" w:color="1A1A1A"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1"/>
        <w:bottom w:val="single" w:sz="8" w:space="0" w:color="255B63" w:themeColor="accent1"/>
      </w:tblBorders>
    </w:tblPr>
    <w:tblStylePr w:type="firstRow">
      <w:rPr>
        <w:rFonts w:asciiTheme="majorHAnsi" w:eastAsiaTheme="majorEastAsia" w:hAnsiTheme="majorHAnsi" w:cstheme="majorBidi"/>
      </w:rPr>
      <w:tblPr/>
      <w:tcPr>
        <w:tcBorders>
          <w:top w:val="nil"/>
          <w:bottom w:val="single" w:sz="8" w:space="0" w:color="255B63" w:themeColor="accent1"/>
        </w:tcBorders>
      </w:tcPr>
    </w:tblStylePr>
    <w:tblStylePr w:type="lastRow">
      <w:rPr>
        <w:b/>
        <w:bCs/>
        <w:color w:val="255B63" w:themeColor="text2"/>
      </w:rPr>
      <w:tblPr/>
      <w:tcPr>
        <w:tcBorders>
          <w:top w:val="single" w:sz="8" w:space="0" w:color="255B63" w:themeColor="accent1"/>
          <w:bottom w:val="single" w:sz="8" w:space="0" w:color="255B63" w:themeColor="accent1"/>
        </w:tcBorders>
      </w:tcPr>
    </w:tblStylePr>
    <w:tblStylePr w:type="firstCol">
      <w:rPr>
        <w:b/>
        <w:bCs/>
      </w:rPr>
    </w:tblStylePr>
    <w:tblStylePr w:type="lastCol">
      <w:rPr>
        <w:b/>
        <w:bCs/>
      </w:rPr>
      <w:tblPr/>
      <w:tcPr>
        <w:tcBorders>
          <w:top w:val="single" w:sz="8" w:space="0" w:color="255B63" w:themeColor="accent1"/>
          <w:bottom w:val="single" w:sz="8" w:space="0" w:color="255B63" w:themeColor="accent1"/>
        </w:tcBorders>
      </w:tcPr>
    </w:tblStylePr>
    <w:tblStylePr w:type="band1Vert">
      <w:tblPr/>
      <w:tcPr>
        <w:shd w:val="clear" w:color="auto" w:fill="BBE0E5" w:themeFill="accent1" w:themeFillTint="3F"/>
      </w:tcPr>
    </w:tblStylePr>
    <w:tblStylePr w:type="band1Horz">
      <w:tblPr/>
      <w:tcPr>
        <w:shd w:val="clear" w:color="auto" w:fill="BBE0E5"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sz="8" w:space="0" w:color="68757A" w:themeColor="accent2"/>
        <w:bottom w:val="single" w:sz="8" w:space="0" w:color="68757A" w:themeColor="accent2"/>
      </w:tblBorders>
    </w:tblPr>
    <w:tblStylePr w:type="firstRow">
      <w:rPr>
        <w:rFonts w:asciiTheme="majorHAnsi" w:eastAsiaTheme="majorEastAsia" w:hAnsiTheme="majorHAnsi" w:cstheme="majorBidi"/>
      </w:rPr>
      <w:tblPr/>
      <w:tcPr>
        <w:tcBorders>
          <w:top w:val="nil"/>
          <w:bottom w:val="single" w:sz="8" w:space="0" w:color="68757A" w:themeColor="accent2"/>
        </w:tcBorders>
      </w:tcPr>
    </w:tblStylePr>
    <w:tblStylePr w:type="lastRow">
      <w:rPr>
        <w:b/>
        <w:bCs/>
        <w:color w:val="255B63" w:themeColor="text2"/>
      </w:rPr>
      <w:tblPr/>
      <w:tcPr>
        <w:tcBorders>
          <w:top w:val="single" w:sz="8" w:space="0" w:color="68757A" w:themeColor="accent2"/>
          <w:bottom w:val="single" w:sz="8" w:space="0" w:color="68757A" w:themeColor="accent2"/>
        </w:tcBorders>
      </w:tcPr>
    </w:tblStylePr>
    <w:tblStylePr w:type="firstCol">
      <w:rPr>
        <w:b/>
        <w:bCs/>
      </w:rPr>
    </w:tblStylePr>
    <w:tblStylePr w:type="lastCol">
      <w:rPr>
        <w:b/>
        <w:bCs/>
      </w:rPr>
      <w:tblPr/>
      <w:tcPr>
        <w:tcBorders>
          <w:top w:val="single" w:sz="8" w:space="0" w:color="68757A" w:themeColor="accent2"/>
          <w:bottom w:val="single" w:sz="8" w:space="0" w:color="68757A" w:themeColor="accent2"/>
        </w:tcBorders>
      </w:tcPr>
    </w:tblStylePr>
    <w:tblStylePr w:type="band1Vert">
      <w:tblPr/>
      <w:tcPr>
        <w:shd w:val="clear" w:color="auto" w:fill="D9DDDE" w:themeFill="accent2" w:themeFillTint="3F"/>
      </w:tcPr>
    </w:tblStylePr>
    <w:tblStylePr w:type="band1Horz">
      <w:tblPr/>
      <w:tcPr>
        <w:shd w:val="clear" w:color="auto" w:fill="D9DDDE"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3"/>
        <w:bottom w:val="single" w:sz="8" w:space="0" w:color="255B63" w:themeColor="accent3"/>
      </w:tblBorders>
    </w:tblPr>
    <w:tblStylePr w:type="firstRow">
      <w:rPr>
        <w:rFonts w:asciiTheme="majorHAnsi" w:eastAsiaTheme="majorEastAsia" w:hAnsiTheme="majorHAnsi" w:cstheme="majorBidi"/>
      </w:rPr>
      <w:tblPr/>
      <w:tcPr>
        <w:tcBorders>
          <w:top w:val="nil"/>
          <w:bottom w:val="single" w:sz="8" w:space="0" w:color="255B63" w:themeColor="accent3"/>
        </w:tcBorders>
      </w:tcPr>
    </w:tblStylePr>
    <w:tblStylePr w:type="lastRow">
      <w:rPr>
        <w:b/>
        <w:bCs/>
        <w:color w:val="255B63" w:themeColor="text2"/>
      </w:rPr>
      <w:tblPr/>
      <w:tcPr>
        <w:tcBorders>
          <w:top w:val="single" w:sz="8" w:space="0" w:color="255B63" w:themeColor="accent3"/>
          <w:bottom w:val="single" w:sz="8" w:space="0" w:color="255B63" w:themeColor="accent3"/>
        </w:tcBorders>
      </w:tcPr>
    </w:tblStylePr>
    <w:tblStylePr w:type="firstCol">
      <w:rPr>
        <w:b/>
        <w:bCs/>
      </w:rPr>
    </w:tblStylePr>
    <w:tblStylePr w:type="lastCol">
      <w:rPr>
        <w:b/>
        <w:bCs/>
      </w:rPr>
      <w:tblPr/>
      <w:tcPr>
        <w:tcBorders>
          <w:top w:val="single" w:sz="8" w:space="0" w:color="255B63" w:themeColor="accent3"/>
          <w:bottom w:val="single" w:sz="8" w:space="0" w:color="255B63" w:themeColor="accent3"/>
        </w:tcBorders>
      </w:tcPr>
    </w:tblStylePr>
    <w:tblStylePr w:type="band1Vert">
      <w:tblPr/>
      <w:tcPr>
        <w:shd w:val="clear" w:color="auto" w:fill="BBE0E5" w:themeFill="accent3" w:themeFillTint="3F"/>
      </w:tcPr>
    </w:tblStylePr>
    <w:tblStylePr w:type="band1Horz">
      <w:tblPr/>
      <w:tcPr>
        <w:shd w:val="clear" w:color="auto" w:fill="BBE0E5"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4"/>
        <w:bottom w:val="single" w:sz="8" w:space="0" w:color="255B63" w:themeColor="accent4"/>
      </w:tblBorders>
    </w:tblPr>
    <w:tblStylePr w:type="firstRow">
      <w:rPr>
        <w:rFonts w:asciiTheme="majorHAnsi" w:eastAsiaTheme="majorEastAsia" w:hAnsiTheme="majorHAnsi" w:cstheme="majorBidi"/>
      </w:rPr>
      <w:tblPr/>
      <w:tcPr>
        <w:tcBorders>
          <w:top w:val="nil"/>
          <w:bottom w:val="single" w:sz="8" w:space="0" w:color="255B63" w:themeColor="accent4"/>
        </w:tcBorders>
      </w:tcPr>
    </w:tblStylePr>
    <w:tblStylePr w:type="lastRow">
      <w:rPr>
        <w:b/>
        <w:bCs/>
        <w:color w:val="255B63" w:themeColor="text2"/>
      </w:rPr>
      <w:tblPr/>
      <w:tcPr>
        <w:tcBorders>
          <w:top w:val="single" w:sz="8" w:space="0" w:color="255B63" w:themeColor="accent4"/>
          <w:bottom w:val="single" w:sz="8" w:space="0" w:color="255B63" w:themeColor="accent4"/>
        </w:tcBorders>
      </w:tcPr>
    </w:tblStylePr>
    <w:tblStylePr w:type="firstCol">
      <w:rPr>
        <w:b/>
        <w:bCs/>
      </w:rPr>
    </w:tblStylePr>
    <w:tblStylePr w:type="lastCol">
      <w:rPr>
        <w:b/>
        <w:bCs/>
      </w:rPr>
      <w:tblPr/>
      <w:tcPr>
        <w:tcBorders>
          <w:top w:val="single" w:sz="8" w:space="0" w:color="255B63" w:themeColor="accent4"/>
          <w:bottom w:val="single" w:sz="8" w:space="0" w:color="255B63" w:themeColor="accent4"/>
        </w:tcBorders>
      </w:tcPr>
    </w:tblStylePr>
    <w:tblStylePr w:type="band1Vert">
      <w:tblPr/>
      <w:tcPr>
        <w:shd w:val="clear" w:color="auto" w:fill="BBE0E5" w:themeFill="accent4" w:themeFillTint="3F"/>
      </w:tcPr>
    </w:tblStylePr>
    <w:tblStylePr w:type="band1Horz">
      <w:tblPr/>
      <w:tcPr>
        <w:shd w:val="clear" w:color="auto" w:fill="BBE0E5"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5"/>
        <w:bottom w:val="single" w:sz="8" w:space="0" w:color="255B63" w:themeColor="accent5"/>
      </w:tblBorders>
    </w:tblPr>
    <w:tblStylePr w:type="firstRow">
      <w:rPr>
        <w:rFonts w:asciiTheme="majorHAnsi" w:eastAsiaTheme="majorEastAsia" w:hAnsiTheme="majorHAnsi" w:cstheme="majorBidi"/>
      </w:rPr>
      <w:tblPr/>
      <w:tcPr>
        <w:tcBorders>
          <w:top w:val="nil"/>
          <w:bottom w:val="single" w:sz="8" w:space="0" w:color="255B63" w:themeColor="accent5"/>
        </w:tcBorders>
      </w:tcPr>
    </w:tblStylePr>
    <w:tblStylePr w:type="lastRow">
      <w:rPr>
        <w:b/>
        <w:bCs/>
        <w:color w:val="255B63" w:themeColor="text2"/>
      </w:rPr>
      <w:tblPr/>
      <w:tcPr>
        <w:tcBorders>
          <w:top w:val="single" w:sz="8" w:space="0" w:color="255B63" w:themeColor="accent5"/>
          <w:bottom w:val="single" w:sz="8" w:space="0" w:color="255B63" w:themeColor="accent5"/>
        </w:tcBorders>
      </w:tcPr>
    </w:tblStylePr>
    <w:tblStylePr w:type="firstCol">
      <w:rPr>
        <w:b/>
        <w:bCs/>
      </w:rPr>
    </w:tblStylePr>
    <w:tblStylePr w:type="lastCol">
      <w:rPr>
        <w:b/>
        <w:bCs/>
      </w:rPr>
      <w:tblPr/>
      <w:tcPr>
        <w:tcBorders>
          <w:top w:val="single" w:sz="8" w:space="0" w:color="255B63" w:themeColor="accent5"/>
          <w:bottom w:val="single" w:sz="8" w:space="0" w:color="255B63" w:themeColor="accent5"/>
        </w:tcBorders>
      </w:tcPr>
    </w:tblStylePr>
    <w:tblStylePr w:type="band1Vert">
      <w:tblPr/>
      <w:tcPr>
        <w:shd w:val="clear" w:color="auto" w:fill="BBE0E5" w:themeFill="accent5" w:themeFillTint="3F"/>
      </w:tcPr>
    </w:tblStylePr>
    <w:tblStylePr w:type="band1Horz">
      <w:tblPr/>
      <w:tcPr>
        <w:shd w:val="clear" w:color="auto" w:fill="BBE0E5"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6"/>
        <w:bottom w:val="single" w:sz="8" w:space="0" w:color="255B63" w:themeColor="accent6"/>
      </w:tblBorders>
    </w:tblPr>
    <w:tblStylePr w:type="firstRow">
      <w:rPr>
        <w:rFonts w:asciiTheme="majorHAnsi" w:eastAsiaTheme="majorEastAsia" w:hAnsiTheme="majorHAnsi" w:cstheme="majorBidi"/>
      </w:rPr>
      <w:tblPr/>
      <w:tcPr>
        <w:tcBorders>
          <w:top w:val="nil"/>
          <w:bottom w:val="single" w:sz="8" w:space="0" w:color="255B63" w:themeColor="accent6"/>
        </w:tcBorders>
      </w:tcPr>
    </w:tblStylePr>
    <w:tblStylePr w:type="lastRow">
      <w:rPr>
        <w:b/>
        <w:bCs/>
        <w:color w:val="255B63" w:themeColor="text2"/>
      </w:rPr>
      <w:tblPr/>
      <w:tcPr>
        <w:tcBorders>
          <w:top w:val="single" w:sz="8" w:space="0" w:color="255B63" w:themeColor="accent6"/>
          <w:bottom w:val="single" w:sz="8" w:space="0" w:color="255B63" w:themeColor="accent6"/>
        </w:tcBorders>
      </w:tcPr>
    </w:tblStylePr>
    <w:tblStylePr w:type="firstCol">
      <w:rPr>
        <w:b/>
        <w:bCs/>
      </w:rPr>
    </w:tblStylePr>
    <w:tblStylePr w:type="lastCol">
      <w:rPr>
        <w:b/>
        <w:bCs/>
      </w:rPr>
      <w:tblPr/>
      <w:tcPr>
        <w:tcBorders>
          <w:top w:val="single" w:sz="8" w:space="0" w:color="255B63" w:themeColor="accent6"/>
          <w:bottom w:val="single" w:sz="8" w:space="0" w:color="255B63" w:themeColor="accent6"/>
        </w:tcBorders>
      </w:tcPr>
    </w:tblStylePr>
    <w:tblStylePr w:type="band1Vert">
      <w:tblPr/>
      <w:tcPr>
        <w:shd w:val="clear" w:color="auto" w:fill="BBE0E5" w:themeFill="accent6" w:themeFillTint="3F"/>
      </w:tcPr>
    </w:tblStylePr>
    <w:tblStylePr w:type="band1Horz">
      <w:tblPr/>
      <w:tcPr>
        <w:shd w:val="clear" w:color="auto" w:fill="BBE0E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rPr>
        <w:sz w:val="24"/>
        <w:szCs w:val="24"/>
      </w:rPr>
      <w:tblPr/>
      <w:tcPr>
        <w:tcBorders>
          <w:top w:val="nil"/>
          <w:left w:val="nil"/>
          <w:bottom w:val="single" w:sz="24" w:space="0" w:color="1A1A1A" w:themeColor="text1"/>
          <w:right w:val="nil"/>
          <w:insideH w:val="nil"/>
          <w:insideV w:val="nil"/>
        </w:tcBorders>
        <w:shd w:val="clear" w:color="auto" w:fill="FFFFFF" w:themeFill="background1"/>
      </w:tcPr>
    </w:tblStylePr>
    <w:tblStylePr w:type="lastRow">
      <w:tblPr/>
      <w:tcPr>
        <w:tcBorders>
          <w:top w:val="single" w:sz="8" w:space="0" w:color="1A1A1A"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1A1A" w:themeColor="text1"/>
          <w:insideH w:val="nil"/>
          <w:insideV w:val="nil"/>
        </w:tcBorders>
        <w:shd w:val="clear" w:color="auto" w:fill="FFFFFF" w:themeFill="background1"/>
      </w:tcPr>
    </w:tblStylePr>
    <w:tblStylePr w:type="lastCol">
      <w:tblPr/>
      <w:tcPr>
        <w:tcBorders>
          <w:top w:val="nil"/>
          <w:left w:val="single" w:sz="8" w:space="0" w:color="1A1A1A"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tblBorders>
    </w:tblPr>
    <w:tblStylePr w:type="firstRow">
      <w:rPr>
        <w:sz w:val="24"/>
        <w:szCs w:val="24"/>
      </w:rPr>
      <w:tblPr/>
      <w:tcPr>
        <w:tcBorders>
          <w:top w:val="nil"/>
          <w:left w:val="nil"/>
          <w:bottom w:val="single" w:sz="24" w:space="0" w:color="255B63" w:themeColor="accent1"/>
          <w:right w:val="nil"/>
          <w:insideH w:val="nil"/>
          <w:insideV w:val="nil"/>
        </w:tcBorders>
        <w:shd w:val="clear" w:color="auto" w:fill="FFFFFF" w:themeFill="background1"/>
      </w:tcPr>
    </w:tblStylePr>
    <w:tblStylePr w:type="lastRow">
      <w:tblPr/>
      <w:tcPr>
        <w:tcBorders>
          <w:top w:val="single" w:sz="8" w:space="0" w:color="255B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1"/>
          <w:insideH w:val="nil"/>
          <w:insideV w:val="nil"/>
        </w:tcBorders>
        <w:shd w:val="clear" w:color="auto" w:fill="FFFFFF" w:themeFill="background1"/>
      </w:tcPr>
    </w:tblStylePr>
    <w:tblStylePr w:type="lastCol">
      <w:tblPr/>
      <w:tcPr>
        <w:tcBorders>
          <w:top w:val="nil"/>
          <w:left w:val="single" w:sz="8" w:space="0" w:color="255B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1" w:themeFillTint="3F"/>
      </w:tcPr>
    </w:tblStylePr>
    <w:tblStylePr w:type="band1Horz">
      <w:tblPr/>
      <w:tcPr>
        <w:tcBorders>
          <w:top w:val="nil"/>
          <w:bottom w:val="nil"/>
          <w:insideH w:val="nil"/>
          <w:insideV w:val="nil"/>
        </w:tcBorders>
        <w:shd w:val="clear" w:color="auto" w:fill="BBE0E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tblBorders>
    </w:tblPr>
    <w:tblStylePr w:type="firstRow">
      <w:rPr>
        <w:sz w:val="24"/>
        <w:szCs w:val="24"/>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tblPr/>
      <w:tcPr>
        <w:tcBorders>
          <w:top w:val="single" w:sz="8" w:space="0" w:color="68757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8757A" w:themeColor="accent2"/>
          <w:insideH w:val="nil"/>
          <w:insideV w:val="nil"/>
        </w:tcBorders>
        <w:shd w:val="clear" w:color="auto" w:fill="FFFFFF" w:themeFill="background1"/>
      </w:tcPr>
    </w:tblStylePr>
    <w:tblStylePr w:type="lastCol">
      <w:tblPr/>
      <w:tcPr>
        <w:tcBorders>
          <w:top w:val="nil"/>
          <w:left w:val="single" w:sz="8" w:space="0" w:color="68757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DDE" w:themeFill="accent2" w:themeFillTint="3F"/>
      </w:tcPr>
    </w:tblStylePr>
    <w:tblStylePr w:type="band1Horz">
      <w:tblPr/>
      <w:tcPr>
        <w:tcBorders>
          <w:top w:val="nil"/>
          <w:bottom w:val="nil"/>
          <w:insideH w:val="nil"/>
          <w:insideV w:val="nil"/>
        </w:tcBorders>
        <w:shd w:val="clear" w:color="auto" w:fill="D9DD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tblBorders>
    </w:tblPr>
    <w:tblStylePr w:type="firstRow">
      <w:rPr>
        <w:sz w:val="24"/>
        <w:szCs w:val="24"/>
      </w:rPr>
      <w:tblPr/>
      <w:tcPr>
        <w:tcBorders>
          <w:top w:val="nil"/>
          <w:left w:val="nil"/>
          <w:bottom w:val="single" w:sz="24" w:space="0" w:color="255B63" w:themeColor="accent3"/>
          <w:right w:val="nil"/>
          <w:insideH w:val="nil"/>
          <w:insideV w:val="nil"/>
        </w:tcBorders>
        <w:shd w:val="clear" w:color="auto" w:fill="FFFFFF" w:themeFill="background1"/>
      </w:tcPr>
    </w:tblStylePr>
    <w:tblStylePr w:type="lastRow">
      <w:tblPr/>
      <w:tcPr>
        <w:tcBorders>
          <w:top w:val="single" w:sz="8" w:space="0" w:color="255B6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3"/>
          <w:insideH w:val="nil"/>
          <w:insideV w:val="nil"/>
        </w:tcBorders>
        <w:shd w:val="clear" w:color="auto" w:fill="FFFFFF" w:themeFill="background1"/>
      </w:tcPr>
    </w:tblStylePr>
    <w:tblStylePr w:type="lastCol">
      <w:tblPr/>
      <w:tcPr>
        <w:tcBorders>
          <w:top w:val="nil"/>
          <w:left w:val="single" w:sz="8" w:space="0" w:color="255B6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3" w:themeFillTint="3F"/>
      </w:tcPr>
    </w:tblStylePr>
    <w:tblStylePr w:type="band1Horz">
      <w:tblPr/>
      <w:tcPr>
        <w:tcBorders>
          <w:top w:val="nil"/>
          <w:bottom w:val="nil"/>
          <w:insideH w:val="nil"/>
          <w:insideV w:val="nil"/>
        </w:tcBorders>
        <w:shd w:val="clear" w:color="auto" w:fill="BBE0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tblBorders>
    </w:tblPr>
    <w:tblStylePr w:type="firstRow">
      <w:rPr>
        <w:sz w:val="24"/>
        <w:szCs w:val="24"/>
      </w:rPr>
      <w:tblPr/>
      <w:tcPr>
        <w:tcBorders>
          <w:top w:val="nil"/>
          <w:left w:val="nil"/>
          <w:bottom w:val="single" w:sz="24" w:space="0" w:color="255B63" w:themeColor="accent4"/>
          <w:right w:val="nil"/>
          <w:insideH w:val="nil"/>
          <w:insideV w:val="nil"/>
        </w:tcBorders>
        <w:shd w:val="clear" w:color="auto" w:fill="FFFFFF" w:themeFill="background1"/>
      </w:tcPr>
    </w:tblStylePr>
    <w:tblStylePr w:type="lastRow">
      <w:tblPr/>
      <w:tcPr>
        <w:tcBorders>
          <w:top w:val="single" w:sz="8" w:space="0" w:color="255B6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4"/>
          <w:insideH w:val="nil"/>
          <w:insideV w:val="nil"/>
        </w:tcBorders>
        <w:shd w:val="clear" w:color="auto" w:fill="FFFFFF" w:themeFill="background1"/>
      </w:tcPr>
    </w:tblStylePr>
    <w:tblStylePr w:type="lastCol">
      <w:tblPr/>
      <w:tcPr>
        <w:tcBorders>
          <w:top w:val="nil"/>
          <w:left w:val="single" w:sz="8" w:space="0" w:color="255B6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4" w:themeFillTint="3F"/>
      </w:tcPr>
    </w:tblStylePr>
    <w:tblStylePr w:type="band1Horz">
      <w:tblPr/>
      <w:tcPr>
        <w:tcBorders>
          <w:top w:val="nil"/>
          <w:bottom w:val="nil"/>
          <w:insideH w:val="nil"/>
          <w:insideV w:val="nil"/>
        </w:tcBorders>
        <w:shd w:val="clear" w:color="auto" w:fill="BBE0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tblBorders>
    </w:tblPr>
    <w:tblStylePr w:type="firstRow">
      <w:rPr>
        <w:sz w:val="24"/>
        <w:szCs w:val="24"/>
      </w:rPr>
      <w:tblPr/>
      <w:tcPr>
        <w:tcBorders>
          <w:top w:val="nil"/>
          <w:left w:val="nil"/>
          <w:bottom w:val="single" w:sz="24" w:space="0" w:color="255B63" w:themeColor="accent5"/>
          <w:right w:val="nil"/>
          <w:insideH w:val="nil"/>
          <w:insideV w:val="nil"/>
        </w:tcBorders>
        <w:shd w:val="clear" w:color="auto" w:fill="FFFFFF" w:themeFill="background1"/>
      </w:tcPr>
    </w:tblStylePr>
    <w:tblStylePr w:type="lastRow">
      <w:tblPr/>
      <w:tcPr>
        <w:tcBorders>
          <w:top w:val="single" w:sz="8" w:space="0" w:color="255B6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5"/>
          <w:insideH w:val="nil"/>
          <w:insideV w:val="nil"/>
        </w:tcBorders>
        <w:shd w:val="clear" w:color="auto" w:fill="FFFFFF" w:themeFill="background1"/>
      </w:tcPr>
    </w:tblStylePr>
    <w:tblStylePr w:type="lastCol">
      <w:tblPr/>
      <w:tcPr>
        <w:tcBorders>
          <w:top w:val="nil"/>
          <w:left w:val="single" w:sz="8" w:space="0" w:color="255B6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5" w:themeFillTint="3F"/>
      </w:tcPr>
    </w:tblStylePr>
    <w:tblStylePr w:type="band1Horz">
      <w:tblPr/>
      <w:tcPr>
        <w:tcBorders>
          <w:top w:val="nil"/>
          <w:bottom w:val="nil"/>
          <w:insideH w:val="nil"/>
          <w:insideV w:val="nil"/>
        </w:tcBorders>
        <w:shd w:val="clear" w:color="auto" w:fill="BBE0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tblBorders>
    </w:tblPr>
    <w:tblStylePr w:type="firstRow">
      <w:rPr>
        <w:sz w:val="24"/>
        <w:szCs w:val="24"/>
      </w:rPr>
      <w:tblPr/>
      <w:tcPr>
        <w:tcBorders>
          <w:top w:val="nil"/>
          <w:left w:val="nil"/>
          <w:bottom w:val="single" w:sz="24" w:space="0" w:color="255B63" w:themeColor="accent6"/>
          <w:right w:val="nil"/>
          <w:insideH w:val="nil"/>
          <w:insideV w:val="nil"/>
        </w:tcBorders>
        <w:shd w:val="clear" w:color="auto" w:fill="FFFFFF" w:themeFill="background1"/>
      </w:tcPr>
    </w:tblStylePr>
    <w:tblStylePr w:type="lastRow">
      <w:tblPr/>
      <w:tcPr>
        <w:tcBorders>
          <w:top w:val="single" w:sz="8" w:space="0" w:color="255B6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6"/>
          <w:insideH w:val="nil"/>
          <w:insideV w:val="nil"/>
        </w:tcBorders>
        <w:shd w:val="clear" w:color="auto" w:fill="FFFFFF" w:themeFill="background1"/>
      </w:tcPr>
    </w:tblStylePr>
    <w:tblStylePr w:type="lastCol">
      <w:tblPr/>
      <w:tcPr>
        <w:tcBorders>
          <w:top w:val="nil"/>
          <w:left w:val="single" w:sz="8" w:space="0" w:color="255B6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6" w:themeFillTint="3F"/>
      </w:tcPr>
    </w:tblStylePr>
    <w:tblStylePr w:type="band1Horz">
      <w:tblPr/>
      <w:tcPr>
        <w:tcBorders>
          <w:top w:val="nil"/>
          <w:bottom w:val="nil"/>
          <w:insideH w:val="nil"/>
          <w:insideV w:val="nil"/>
        </w:tcBorders>
        <w:shd w:val="clear" w:color="auto" w:fill="BBE0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insideV w:val="single" w:sz="8" w:space="0" w:color="535353"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35353" w:themeColor="text1" w:themeTint="BF"/>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single" w:sz="8" w:space="0" w:color="3E99A7" w:themeColor="accent1" w:themeTint="BF"/>
        <w:insideV w:val="single" w:sz="8" w:space="0" w:color="3E99A7" w:themeColor="accent1" w:themeTint="BF"/>
      </w:tblBorders>
    </w:tblPr>
    <w:tcPr>
      <w:shd w:val="clear" w:color="auto" w:fill="BBE0E5" w:themeFill="accent1" w:themeFillTint="3F"/>
    </w:tcPr>
    <w:tblStylePr w:type="firstRow">
      <w:rPr>
        <w:b/>
        <w:bCs/>
      </w:rPr>
    </w:tblStylePr>
    <w:tblStylePr w:type="lastRow">
      <w:rPr>
        <w:b/>
        <w:bCs/>
      </w:rPr>
      <w:tblPr/>
      <w:tcPr>
        <w:tcBorders>
          <w:top w:val="single" w:sz="18" w:space="0" w:color="3E99A7" w:themeColor="accent1" w:themeTint="BF"/>
        </w:tcBorders>
      </w:tcPr>
    </w:tblStylePr>
    <w:tblStylePr w:type="firstCol">
      <w:rPr>
        <w:b/>
        <w:bCs/>
      </w:rPr>
    </w:tblStylePr>
    <w:tblStylePr w:type="lastCol">
      <w:rPr>
        <w:b/>
        <w:bCs/>
      </w:rPr>
    </w:tblStylePr>
    <w:tblStylePr w:type="band1Vert">
      <w:tblPr/>
      <w:tcPr>
        <w:shd w:val="clear" w:color="auto" w:fill="77C1CC" w:themeFill="accent1" w:themeFillTint="7F"/>
      </w:tcPr>
    </w:tblStylePr>
    <w:tblStylePr w:type="band1Horz">
      <w:tblPr/>
      <w:tcPr>
        <w:shd w:val="clear" w:color="auto" w:fill="77C1CC"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single" w:sz="8" w:space="0" w:color="8C989D" w:themeColor="accent2" w:themeTint="BF"/>
        <w:insideV w:val="single" w:sz="8" w:space="0" w:color="8C989D" w:themeColor="accent2" w:themeTint="BF"/>
      </w:tblBorders>
    </w:tblPr>
    <w:tcPr>
      <w:shd w:val="clear" w:color="auto" w:fill="D9DDDE" w:themeFill="accent2" w:themeFillTint="3F"/>
    </w:tcPr>
    <w:tblStylePr w:type="firstRow">
      <w:rPr>
        <w:b/>
        <w:bCs/>
      </w:rPr>
    </w:tblStylePr>
    <w:tblStylePr w:type="lastRow">
      <w:rPr>
        <w:b/>
        <w:bCs/>
      </w:rPr>
      <w:tblPr/>
      <w:tcPr>
        <w:tcBorders>
          <w:top w:val="single" w:sz="18" w:space="0" w:color="8C989D" w:themeColor="accent2" w:themeTint="BF"/>
        </w:tcBorders>
      </w:tcPr>
    </w:tblStylePr>
    <w:tblStylePr w:type="firstCol">
      <w:rPr>
        <w:b/>
        <w:bCs/>
      </w:rPr>
    </w:tblStylePr>
    <w:tblStylePr w:type="lastCol">
      <w:rPr>
        <w:b/>
        <w:bCs/>
      </w:rPr>
    </w:tblStylePr>
    <w:tblStylePr w:type="band1Vert">
      <w:tblPr/>
      <w:tcPr>
        <w:shd w:val="clear" w:color="auto" w:fill="B2BABD" w:themeFill="accent2" w:themeFillTint="7F"/>
      </w:tcPr>
    </w:tblStylePr>
    <w:tblStylePr w:type="band1Horz">
      <w:tblPr/>
      <w:tcPr>
        <w:shd w:val="clear" w:color="auto" w:fill="B2BABD"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single" w:sz="8" w:space="0" w:color="3E99A7" w:themeColor="accent3" w:themeTint="BF"/>
        <w:insideV w:val="single" w:sz="8" w:space="0" w:color="3E99A7" w:themeColor="accent3" w:themeTint="BF"/>
      </w:tblBorders>
    </w:tblPr>
    <w:tcPr>
      <w:shd w:val="clear" w:color="auto" w:fill="BBE0E5" w:themeFill="accent3" w:themeFillTint="3F"/>
    </w:tcPr>
    <w:tblStylePr w:type="firstRow">
      <w:rPr>
        <w:b/>
        <w:bCs/>
      </w:rPr>
    </w:tblStylePr>
    <w:tblStylePr w:type="lastRow">
      <w:rPr>
        <w:b/>
        <w:bCs/>
      </w:rPr>
      <w:tblPr/>
      <w:tcPr>
        <w:tcBorders>
          <w:top w:val="single" w:sz="18" w:space="0" w:color="3E99A7" w:themeColor="accent3" w:themeTint="BF"/>
        </w:tcBorders>
      </w:tcPr>
    </w:tblStylePr>
    <w:tblStylePr w:type="firstCol">
      <w:rPr>
        <w:b/>
        <w:bCs/>
      </w:rPr>
    </w:tblStylePr>
    <w:tblStylePr w:type="lastCol">
      <w:rPr>
        <w:b/>
        <w:bCs/>
      </w:rPr>
    </w:tblStylePr>
    <w:tblStylePr w:type="band1Vert">
      <w:tblPr/>
      <w:tcPr>
        <w:shd w:val="clear" w:color="auto" w:fill="77C1CC" w:themeFill="accent3" w:themeFillTint="7F"/>
      </w:tcPr>
    </w:tblStylePr>
    <w:tblStylePr w:type="band1Horz">
      <w:tblPr/>
      <w:tcPr>
        <w:shd w:val="clear" w:color="auto" w:fill="77C1C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single" w:sz="8" w:space="0" w:color="3E99A7" w:themeColor="accent4" w:themeTint="BF"/>
        <w:insideV w:val="single" w:sz="8" w:space="0" w:color="3E99A7" w:themeColor="accent4" w:themeTint="BF"/>
      </w:tblBorders>
    </w:tblPr>
    <w:tcPr>
      <w:shd w:val="clear" w:color="auto" w:fill="BBE0E5" w:themeFill="accent4" w:themeFillTint="3F"/>
    </w:tcPr>
    <w:tblStylePr w:type="firstRow">
      <w:rPr>
        <w:b/>
        <w:bCs/>
      </w:rPr>
    </w:tblStylePr>
    <w:tblStylePr w:type="lastRow">
      <w:rPr>
        <w:b/>
        <w:bCs/>
      </w:rPr>
      <w:tblPr/>
      <w:tcPr>
        <w:tcBorders>
          <w:top w:val="single" w:sz="18" w:space="0" w:color="3E99A7" w:themeColor="accent4" w:themeTint="BF"/>
        </w:tcBorders>
      </w:tcPr>
    </w:tblStylePr>
    <w:tblStylePr w:type="firstCol">
      <w:rPr>
        <w:b/>
        <w:bCs/>
      </w:rPr>
    </w:tblStylePr>
    <w:tblStylePr w:type="lastCol">
      <w:rPr>
        <w:b/>
        <w:bCs/>
      </w:rPr>
    </w:tblStylePr>
    <w:tblStylePr w:type="band1Vert">
      <w:tblPr/>
      <w:tcPr>
        <w:shd w:val="clear" w:color="auto" w:fill="77C1CC" w:themeFill="accent4" w:themeFillTint="7F"/>
      </w:tcPr>
    </w:tblStylePr>
    <w:tblStylePr w:type="band1Horz">
      <w:tblPr/>
      <w:tcPr>
        <w:shd w:val="clear" w:color="auto" w:fill="77C1CC"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single" w:sz="8" w:space="0" w:color="3E99A7" w:themeColor="accent5" w:themeTint="BF"/>
        <w:insideV w:val="single" w:sz="8" w:space="0" w:color="3E99A7" w:themeColor="accent5" w:themeTint="BF"/>
      </w:tblBorders>
    </w:tblPr>
    <w:tcPr>
      <w:shd w:val="clear" w:color="auto" w:fill="BBE0E5" w:themeFill="accent5" w:themeFillTint="3F"/>
    </w:tcPr>
    <w:tblStylePr w:type="firstRow">
      <w:rPr>
        <w:b/>
        <w:bCs/>
      </w:rPr>
    </w:tblStylePr>
    <w:tblStylePr w:type="lastRow">
      <w:rPr>
        <w:b/>
        <w:bCs/>
      </w:rPr>
      <w:tblPr/>
      <w:tcPr>
        <w:tcBorders>
          <w:top w:val="single" w:sz="18" w:space="0" w:color="3E99A7" w:themeColor="accent5" w:themeTint="BF"/>
        </w:tcBorders>
      </w:tcPr>
    </w:tblStylePr>
    <w:tblStylePr w:type="firstCol">
      <w:rPr>
        <w:b/>
        <w:bCs/>
      </w:rPr>
    </w:tblStylePr>
    <w:tblStylePr w:type="lastCol">
      <w:rPr>
        <w:b/>
        <w:bCs/>
      </w:rPr>
    </w:tblStylePr>
    <w:tblStylePr w:type="band1Vert">
      <w:tblPr/>
      <w:tcPr>
        <w:shd w:val="clear" w:color="auto" w:fill="77C1CC" w:themeFill="accent5" w:themeFillTint="7F"/>
      </w:tcPr>
    </w:tblStylePr>
    <w:tblStylePr w:type="band1Horz">
      <w:tblPr/>
      <w:tcPr>
        <w:shd w:val="clear" w:color="auto" w:fill="77C1CC"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single" w:sz="8" w:space="0" w:color="3E99A7" w:themeColor="accent6" w:themeTint="BF"/>
        <w:insideV w:val="single" w:sz="8" w:space="0" w:color="3E99A7" w:themeColor="accent6" w:themeTint="BF"/>
      </w:tblBorders>
    </w:tblPr>
    <w:tcPr>
      <w:shd w:val="clear" w:color="auto" w:fill="BBE0E5" w:themeFill="accent6" w:themeFillTint="3F"/>
    </w:tcPr>
    <w:tblStylePr w:type="firstRow">
      <w:rPr>
        <w:b/>
        <w:bCs/>
      </w:rPr>
    </w:tblStylePr>
    <w:tblStylePr w:type="lastRow">
      <w:rPr>
        <w:b/>
        <w:bCs/>
      </w:rPr>
      <w:tblPr/>
      <w:tcPr>
        <w:tcBorders>
          <w:top w:val="single" w:sz="18" w:space="0" w:color="3E99A7" w:themeColor="accent6" w:themeTint="BF"/>
        </w:tcBorders>
      </w:tcPr>
    </w:tblStylePr>
    <w:tblStylePr w:type="firstCol">
      <w:rPr>
        <w:b/>
        <w:bCs/>
      </w:rPr>
    </w:tblStylePr>
    <w:tblStylePr w:type="lastCol">
      <w:rPr>
        <w:b/>
        <w:bCs/>
      </w:rPr>
    </w:tblStylePr>
    <w:tblStylePr w:type="band1Vert">
      <w:tblPr/>
      <w:tcPr>
        <w:shd w:val="clear" w:color="auto" w:fill="77C1CC" w:themeFill="accent6" w:themeFillTint="7F"/>
      </w:tcPr>
    </w:tblStylePr>
    <w:tblStylePr w:type="band1Horz">
      <w:tblPr/>
      <w:tcPr>
        <w:shd w:val="clear" w:color="auto" w:fill="77C1C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sz="6" w:space="0" w:color="1A1A1A" w:themeColor="text1"/>
          <w:insideV w:val="single" w:sz="6" w:space="0" w:color="1A1A1A" w:themeColor="text1"/>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insideH w:val="single" w:sz="8" w:space="0" w:color="255B63" w:themeColor="accent1"/>
        <w:insideV w:val="single" w:sz="8" w:space="0" w:color="255B63" w:themeColor="accent1"/>
      </w:tblBorders>
    </w:tblPr>
    <w:tcPr>
      <w:shd w:val="clear" w:color="auto" w:fill="BBE0E5" w:themeFill="accent1" w:themeFillTint="3F"/>
    </w:tcPr>
    <w:tblStylePr w:type="firstRow">
      <w:rPr>
        <w:b/>
        <w:bCs/>
        <w:color w:val="1A1A1A" w:themeColor="text1"/>
      </w:rPr>
      <w:tblPr/>
      <w:tcPr>
        <w:shd w:val="clear" w:color="auto" w:fill="E4F2F5" w:themeFill="accen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1" w:themeFillTint="33"/>
      </w:tcPr>
    </w:tblStylePr>
    <w:tblStylePr w:type="band1Vert">
      <w:tblPr/>
      <w:tcPr>
        <w:shd w:val="clear" w:color="auto" w:fill="77C1CC" w:themeFill="accent1" w:themeFillTint="7F"/>
      </w:tcPr>
    </w:tblStylePr>
    <w:tblStylePr w:type="band1Horz">
      <w:tblPr/>
      <w:tcPr>
        <w:tcBorders>
          <w:insideH w:val="single" w:sz="6" w:space="0" w:color="255B63" w:themeColor="accent1"/>
          <w:insideV w:val="single" w:sz="6" w:space="0" w:color="255B63" w:themeColor="accent1"/>
        </w:tcBorders>
        <w:shd w:val="clear" w:color="auto" w:fill="77C1CC"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insideH w:val="single" w:sz="8" w:space="0" w:color="68757A" w:themeColor="accent2"/>
        <w:insideV w:val="single" w:sz="8" w:space="0" w:color="68757A" w:themeColor="accent2"/>
      </w:tblBorders>
    </w:tblPr>
    <w:tcPr>
      <w:shd w:val="clear" w:color="auto" w:fill="D9DDDE" w:themeFill="accent2" w:themeFillTint="3F"/>
    </w:tcPr>
    <w:tblStylePr w:type="firstRow">
      <w:rPr>
        <w:b/>
        <w:bCs/>
        <w:color w:val="1A1A1A" w:themeColor="text1"/>
      </w:rPr>
      <w:tblPr/>
      <w:tcPr>
        <w:shd w:val="clear" w:color="auto" w:fill="EFF1F2" w:themeFill="accent2"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0E3E4" w:themeFill="accent2" w:themeFillTint="33"/>
      </w:tcPr>
    </w:tblStylePr>
    <w:tblStylePr w:type="band1Vert">
      <w:tblPr/>
      <w:tcPr>
        <w:shd w:val="clear" w:color="auto" w:fill="B2BABD" w:themeFill="accent2" w:themeFillTint="7F"/>
      </w:tcPr>
    </w:tblStylePr>
    <w:tblStylePr w:type="band1Horz">
      <w:tblPr/>
      <w:tcPr>
        <w:tcBorders>
          <w:insideH w:val="single" w:sz="6" w:space="0" w:color="68757A" w:themeColor="accent2"/>
          <w:insideV w:val="single" w:sz="6" w:space="0" w:color="68757A" w:themeColor="accent2"/>
        </w:tcBorders>
        <w:shd w:val="clear" w:color="auto" w:fill="B2BAB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insideH w:val="single" w:sz="8" w:space="0" w:color="255B63" w:themeColor="accent3"/>
        <w:insideV w:val="single" w:sz="8" w:space="0" w:color="255B63" w:themeColor="accent3"/>
      </w:tblBorders>
    </w:tblPr>
    <w:tcPr>
      <w:shd w:val="clear" w:color="auto" w:fill="BBE0E5" w:themeFill="accent3" w:themeFillTint="3F"/>
    </w:tcPr>
    <w:tblStylePr w:type="firstRow">
      <w:rPr>
        <w:b/>
        <w:bCs/>
        <w:color w:val="1A1A1A" w:themeColor="text1"/>
      </w:rPr>
      <w:tblPr/>
      <w:tcPr>
        <w:shd w:val="clear" w:color="auto" w:fill="E4F2F5" w:themeFill="accent3"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3" w:themeFillTint="33"/>
      </w:tcPr>
    </w:tblStylePr>
    <w:tblStylePr w:type="band1Vert">
      <w:tblPr/>
      <w:tcPr>
        <w:shd w:val="clear" w:color="auto" w:fill="77C1CC" w:themeFill="accent3" w:themeFillTint="7F"/>
      </w:tcPr>
    </w:tblStylePr>
    <w:tblStylePr w:type="band1Horz">
      <w:tblPr/>
      <w:tcPr>
        <w:tcBorders>
          <w:insideH w:val="single" w:sz="6" w:space="0" w:color="255B63" w:themeColor="accent3"/>
          <w:insideV w:val="single" w:sz="6" w:space="0" w:color="255B63" w:themeColor="accent3"/>
        </w:tcBorders>
        <w:shd w:val="clear" w:color="auto" w:fill="77C1C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insideH w:val="single" w:sz="8" w:space="0" w:color="255B63" w:themeColor="accent4"/>
        <w:insideV w:val="single" w:sz="8" w:space="0" w:color="255B63" w:themeColor="accent4"/>
      </w:tblBorders>
    </w:tblPr>
    <w:tcPr>
      <w:shd w:val="clear" w:color="auto" w:fill="BBE0E5" w:themeFill="accent4" w:themeFillTint="3F"/>
    </w:tcPr>
    <w:tblStylePr w:type="firstRow">
      <w:rPr>
        <w:b/>
        <w:bCs/>
        <w:color w:val="1A1A1A" w:themeColor="text1"/>
      </w:rPr>
      <w:tblPr/>
      <w:tcPr>
        <w:shd w:val="clear" w:color="auto" w:fill="E4F2F5" w:themeFill="accent4"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4" w:themeFillTint="33"/>
      </w:tcPr>
    </w:tblStylePr>
    <w:tblStylePr w:type="band1Vert">
      <w:tblPr/>
      <w:tcPr>
        <w:shd w:val="clear" w:color="auto" w:fill="77C1CC" w:themeFill="accent4" w:themeFillTint="7F"/>
      </w:tcPr>
    </w:tblStylePr>
    <w:tblStylePr w:type="band1Horz">
      <w:tblPr/>
      <w:tcPr>
        <w:tcBorders>
          <w:insideH w:val="single" w:sz="6" w:space="0" w:color="255B63" w:themeColor="accent4"/>
          <w:insideV w:val="single" w:sz="6" w:space="0" w:color="255B63" w:themeColor="accent4"/>
        </w:tcBorders>
        <w:shd w:val="clear" w:color="auto" w:fill="77C1C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insideH w:val="single" w:sz="8" w:space="0" w:color="255B63" w:themeColor="accent5"/>
        <w:insideV w:val="single" w:sz="8" w:space="0" w:color="255B63" w:themeColor="accent5"/>
      </w:tblBorders>
    </w:tblPr>
    <w:tcPr>
      <w:shd w:val="clear" w:color="auto" w:fill="BBE0E5" w:themeFill="accent5" w:themeFillTint="3F"/>
    </w:tcPr>
    <w:tblStylePr w:type="firstRow">
      <w:rPr>
        <w:b/>
        <w:bCs/>
        <w:color w:val="1A1A1A" w:themeColor="text1"/>
      </w:rPr>
      <w:tblPr/>
      <w:tcPr>
        <w:shd w:val="clear" w:color="auto" w:fill="E4F2F5" w:themeFill="accent5"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5" w:themeFillTint="33"/>
      </w:tcPr>
    </w:tblStylePr>
    <w:tblStylePr w:type="band1Vert">
      <w:tblPr/>
      <w:tcPr>
        <w:shd w:val="clear" w:color="auto" w:fill="77C1CC" w:themeFill="accent5" w:themeFillTint="7F"/>
      </w:tcPr>
    </w:tblStylePr>
    <w:tblStylePr w:type="band1Horz">
      <w:tblPr/>
      <w:tcPr>
        <w:tcBorders>
          <w:insideH w:val="single" w:sz="6" w:space="0" w:color="255B63" w:themeColor="accent5"/>
          <w:insideV w:val="single" w:sz="6" w:space="0" w:color="255B63" w:themeColor="accent5"/>
        </w:tcBorders>
        <w:shd w:val="clear" w:color="auto" w:fill="77C1C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insideH w:val="single" w:sz="8" w:space="0" w:color="255B63" w:themeColor="accent6"/>
        <w:insideV w:val="single" w:sz="8" w:space="0" w:color="255B63" w:themeColor="accent6"/>
      </w:tblBorders>
    </w:tblPr>
    <w:tcPr>
      <w:shd w:val="clear" w:color="auto" w:fill="BBE0E5" w:themeFill="accent6" w:themeFillTint="3F"/>
    </w:tcPr>
    <w:tblStylePr w:type="firstRow">
      <w:rPr>
        <w:b/>
        <w:bCs/>
        <w:color w:val="1A1A1A" w:themeColor="text1"/>
      </w:rPr>
      <w:tblPr/>
      <w:tcPr>
        <w:shd w:val="clear" w:color="auto" w:fill="E4F2F5" w:themeFill="accent6"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6" w:themeFillTint="33"/>
      </w:tcPr>
    </w:tblStylePr>
    <w:tblStylePr w:type="band1Vert">
      <w:tblPr/>
      <w:tcPr>
        <w:shd w:val="clear" w:color="auto" w:fill="77C1CC" w:themeFill="accent6" w:themeFillTint="7F"/>
      </w:tcPr>
    </w:tblStylePr>
    <w:tblStylePr w:type="band1Horz">
      <w:tblPr/>
      <w:tcPr>
        <w:tcBorders>
          <w:insideH w:val="single" w:sz="6" w:space="0" w:color="255B63" w:themeColor="accent6"/>
          <w:insideV w:val="single" w:sz="6" w:space="0" w:color="255B63" w:themeColor="accent6"/>
        </w:tcBorders>
        <w:shd w:val="clear" w:color="auto" w:fill="77C1C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1A1A"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1A1A"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8C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D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8757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8757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8757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8757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AB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ABD"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313"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1" w:themeFillShade="BF"/>
      </w:tcPr>
    </w:tblStylePr>
    <w:tblStylePr w:type="band1Vert">
      <w:tblPr/>
      <w:tcPr>
        <w:tcBorders>
          <w:top w:val="nil"/>
          <w:left w:val="nil"/>
          <w:bottom w:val="nil"/>
          <w:right w:val="nil"/>
          <w:insideH w:val="nil"/>
          <w:insideV w:val="nil"/>
        </w:tcBorders>
        <w:shd w:val="clear" w:color="auto" w:fill="1B4349" w:themeFill="accent1" w:themeFillShade="BF"/>
      </w:tcPr>
    </w:tblStylePr>
    <w:tblStylePr w:type="band1Horz">
      <w:tblPr/>
      <w:tcPr>
        <w:tcBorders>
          <w:top w:val="nil"/>
          <w:left w:val="nil"/>
          <w:bottom w:val="nil"/>
          <w:right w:val="nil"/>
          <w:insideH w:val="nil"/>
          <w:insideV w:val="nil"/>
        </w:tcBorders>
        <w:shd w:val="clear" w:color="auto" w:fill="1B4349"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8757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33A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57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575B" w:themeFill="accent2" w:themeFillShade="BF"/>
      </w:tcPr>
    </w:tblStylePr>
    <w:tblStylePr w:type="band1Vert">
      <w:tblPr/>
      <w:tcPr>
        <w:tcBorders>
          <w:top w:val="nil"/>
          <w:left w:val="nil"/>
          <w:bottom w:val="nil"/>
          <w:right w:val="nil"/>
          <w:insideH w:val="nil"/>
          <w:insideV w:val="nil"/>
        </w:tcBorders>
        <w:shd w:val="clear" w:color="auto" w:fill="4D575B" w:themeFill="accent2" w:themeFillShade="BF"/>
      </w:tcPr>
    </w:tblStylePr>
    <w:tblStylePr w:type="band1Horz">
      <w:tblPr/>
      <w:tcPr>
        <w:tcBorders>
          <w:top w:val="nil"/>
          <w:left w:val="nil"/>
          <w:bottom w:val="nil"/>
          <w:right w:val="nil"/>
          <w:insideH w:val="nil"/>
          <w:insideV w:val="nil"/>
        </w:tcBorders>
        <w:shd w:val="clear" w:color="auto" w:fill="4D575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3" w:themeFillShade="BF"/>
      </w:tcPr>
    </w:tblStylePr>
    <w:tblStylePr w:type="band1Vert">
      <w:tblPr/>
      <w:tcPr>
        <w:tcBorders>
          <w:top w:val="nil"/>
          <w:left w:val="nil"/>
          <w:bottom w:val="nil"/>
          <w:right w:val="nil"/>
          <w:insideH w:val="nil"/>
          <w:insideV w:val="nil"/>
        </w:tcBorders>
        <w:shd w:val="clear" w:color="auto" w:fill="1B4349" w:themeFill="accent3" w:themeFillShade="BF"/>
      </w:tcPr>
    </w:tblStylePr>
    <w:tblStylePr w:type="band1Horz">
      <w:tblPr/>
      <w:tcPr>
        <w:tcBorders>
          <w:top w:val="nil"/>
          <w:left w:val="nil"/>
          <w:bottom w:val="nil"/>
          <w:right w:val="nil"/>
          <w:insideH w:val="nil"/>
          <w:insideV w:val="nil"/>
        </w:tcBorders>
        <w:shd w:val="clear" w:color="auto" w:fill="1B4349"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4" w:themeFillShade="BF"/>
      </w:tcPr>
    </w:tblStylePr>
    <w:tblStylePr w:type="band1Vert">
      <w:tblPr/>
      <w:tcPr>
        <w:tcBorders>
          <w:top w:val="nil"/>
          <w:left w:val="nil"/>
          <w:bottom w:val="nil"/>
          <w:right w:val="nil"/>
          <w:insideH w:val="nil"/>
          <w:insideV w:val="nil"/>
        </w:tcBorders>
        <w:shd w:val="clear" w:color="auto" w:fill="1B4349" w:themeFill="accent4" w:themeFillShade="BF"/>
      </w:tcPr>
    </w:tblStylePr>
    <w:tblStylePr w:type="band1Horz">
      <w:tblPr/>
      <w:tcPr>
        <w:tcBorders>
          <w:top w:val="nil"/>
          <w:left w:val="nil"/>
          <w:bottom w:val="nil"/>
          <w:right w:val="nil"/>
          <w:insideH w:val="nil"/>
          <w:insideV w:val="nil"/>
        </w:tcBorders>
        <w:shd w:val="clear" w:color="auto" w:fill="1B4349"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5" w:themeFillShade="BF"/>
      </w:tcPr>
    </w:tblStylePr>
    <w:tblStylePr w:type="band1Vert">
      <w:tblPr/>
      <w:tcPr>
        <w:tcBorders>
          <w:top w:val="nil"/>
          <w:left w:val="nil"/>
          <w:bottom w:val="nil"/>
          <w:right w:val="nil"/>
          <w:insideH w:val="nil"/>
          <w:insideV w:val="nil"/>
        </w:tcBorders>
        <w:shd w:val="clear" w:color="auto" w:fill="1B4349" w:themeFill="accent5" w:themeFillShade="BF"/>
      </w:tcPr>
    </w:tblStylePr>
    <w:tblStylePr w:type="band1Horz">
      <w:tblPr/>
      <w:tcPr>
        <w:tcBorders>
          <w:top w:val="nil"/>
          <w:left w:val="nil"/>
          <w:bottom w:val="nil"/>
          <w:right w:val="nil"/>
          <w:insideH w:val="nil"/>
          <w:insideV w:val="nil"/>
        </w:tcBorders>
        <w:shd w:val="clear" w:color="auto" w:fill="1B4349"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6" w:themeFillShade="BF"/>
      </w:tcPr>
    </w:tblStylePr>
    <w:tblStylePr w:type="band1Vert">
      <w:tblPr/>
      <w:tcPr>
        <w:tcBorders>
          <w:top w:val="nil"/>
          <w:left w:val="nil"/>
          <w:bottom w:val="nil"/>
          <w:right w:val="nil"/>
          <w:insideH w:val="nil"/>
          <w:insideV w:val="nil"/>
        </w:tcBorders>
        <w:shd w:val="clear" w:color="auto" w:fill="1B4349" w:themeFill="accent6" w:themeFillShade="BF"/>
      </w:tcPr>
    </w:tblStylePr>
    <w:tblStylePr w:type="band1Horz">
      <w:tblPr/>
      <w:tcPr>
        <w:tcBorders>
          <w:top w:val="nil"/>
          <w:left w:val="nil"/>
          <w:bottom w:val="nil"/>
          <w:right w:val="nil"/>
          <w:insideH w:val="nil"/>
          <w:insideV w:val="nil"/>
        </w:tcBorders>
        <w:shd w:val="clear" w:color="auto" w:fill="1B4349"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1A1A1A" w:themeColor="text1"/>
        <w:bottom w:val="single" w:sz="4" w:space="0" w:color="1A1A1A" w:themeColor="text1"/>
        <w:right w:val="single" w:sz="4" w:space="0" w:color="1A1A1A"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sz="4" w:space="0" w:color="0F0F0F" w:themeColor="text1" w:themeShade="99"/>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255B63" w:themeColor="accent1"/>
        <w:bottom w:val="single" w:sz="4" w:space="0" w:color="255B63" w:themeColor="accent1"/>
        <w:right w:val="single" w:sz="4" w:space="0" w:color="255B63" w:themeColor="accent1"/>
        <w:insideH w:val="single" w:sz="4" w:space="0" w:color="FFFFFF" w:themeColor="background1"/>
        <w:insideV w:val="single" w:sz="4" w:space="0" w:color="FFFFFF" w:themeColor="background1"/>
      </w:tblBorders>
    </w:tblPr>
    <w:tcPr>
      <w:shd w:val="clear" w:color="auto" w:fill="E4F2F5" w:themeFill="accent1"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1" w:themeFillShade="99"/>
      </w:tcPr>
    </w:tblStylePr>
    <w:tblStylePr w:type="firstCol">
      <w:rPr>
        <w:color w:val="FFFFFF" w:themeColor="background1"/>
      </w:rPr>
      <w:tblPr/>
      <w:tcPr>
        <w:tcBorders>
          <w:top w:val="nil"/>
          <w:left w:val="nil"/>
          <w:bottom w:val="nil"/>
          <w:right w:val="nil"/>
          <w:insideH w:val="single" w:sz="4" w:space="0" w:color="16363B" w:themeColor="accent1" w:themeShade="99"/>
          <w:insideV w:val="nil"/>
        </w:tcBorders>
        <w:shd w:val="clear" w:color="auto" w:fill="1636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1" w:themeFillShade="99"/>
      </w:tcPr>
    </w:tblStylePr>
    <w:tblStylePr w:type="band1Vert">
      <w:tblPr/>
      <w:tcPr>
        <w:shd w:val="clear" w:color="auto" w:fill="92CDD6" w:themeFill="accent1" w:themeFillTint="66"/>
      </w:tcPr>
    </w:tblStylePr>
    <w:tblStylePr w:type="band1Horz">
      <w:tblPr/>
      <w:tcPr>
        <w:shd w:val="clear" w:color="auto" w:fill="77C1CC"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68757A" w:themeColor="accent2"/>
        <w:bottom w:val="single" w:sz="4" w:space="0" w:color="68757A" w:themeColor="accent2"/>
        <w:right w:val="single" w:sz="4" w:space="0" w:color="68757A" w:themeColor="accent2"/>
        <w:insideH w:val="single" w:sz="4" w:space="0" w:color="FFFFFF" w:themeColor="background1"/>
        <w:insideV w:val="single" w:sz="4" w:space="0" w:color="FFFFFF" w:themeColor="background1"/>
      </w:tblBorders>
    </w:tblPr>
    <w:tcPr>
      <w:shd w:val="clear" w:color="auto" w:fill="EFF1F2" w:themeFill="accent2"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E4649" w:themeFill="accent2" w:themeFillShade="99"/>
      </w:tcPr>
    </w:tblStylePr>
    <w:tblStylePr w:type="firstCol">
      <w:rPr>
        <w:color w:val="FFFFFF" w:themeColor="background1"/>
      </w:rPr>
      <w:tblPr/>
      <w:tcPr>
        <w:tcBorders>
          <w:top w:val="nil"/>
          <w:left w:val="nil"/>
          <w:bottom w:val="nil"/>
          <w:right w:val="nil"/>
          <w:insideH w:val="single" w:sz="4" w:space="0" w:color="3E4649" w:themeColor="accent2" w:themeShade="99"/>
          <w:insideV w:val="nil"/>
        </w:tcBorders>
        <w:shd w:val="clear" w:color="auto" w:fill="3E46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E4649" w:themeFill="accent2" w:themeFillShade="99"/>
      </w:tcPr>
    </w:tblStylePr>
    <w:tblStylePr w:type="band1Vert">
      <w:tblPr/>
      <w:tcPr>
        <w:shd w:val="clear" w:color="auto" w:fill="C1C8CA" w:themeFill="accent2" w:themeFillTint="66"/>
      </w:tcPr>
    </w:tblStylePr>
    <w:tblStylePr w:type="band1Horz">
      <w:tblPr/>
      <w:tcPr>
        <w:shd w:val="clear" w:color="auto" w:fill="B2BABD"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4"/>
        <w:left w:val="single" w:sz="4" w:space="0" w:color="255B63" w:themeColor="accent3"/>
        <w:bottom w:val="single" w:sz="4" w:space="0" w:color="255B63" w:themeColor="accent3"/>
        <w:right w:val="single" w:sz="4" w:space="0" w:color="255B63" w:themeColor="accent3"/>
        <w:insideH w:val="single" w:sz="4" w:space="0" w:color="FFFFFF" w:themeColor="background1"/>
        <w:insideV w:val="single" w:sz="4" w:space="0" w:color="FFFFFF" w:themeColor="background1"/>
      </w:tblBorders>
    </w:tblPr>
    <w:tcPr>
      <w:shd w:val="clear" w:color="auto" w:fill="E4F2F5" w:themeFill="accent3" w:themeFillTint="19"/>
    </w:tcPr>
    <w:tblStylePr w:type="firstRow">
      <w:rPr>
        <w:b/>
        <w:bCs/>
      </w:rPr>
      <w:tblPr/>
      <w:tcPr>
        <w:tcBorders>
          <w:top w:val="nil"/>
          <w:left w:val="nil"/>
          <w:bottom w:val="single" w:sz="24" w:space="0" w:color="255B6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3" w:themeFillShade="99"/>
      </w:tcPr>
    </w:tblStylePr>
    <w:tblStylePr w:type="firstCol">
      <w:rPr>
        <w:color w:val="FFFFFF" w:themeColor="background1"/>
      </w:rPr>
      <w:tblPr/>
      <w:tcPr>
        <w:tcBorders>
          <w:top w:val="nil"/>
          <w:left w:val="nil"/>
          <w:bottom w:val="nil"/>
          <w:right w:val="nil"/>
          <w:insideH w:val="single" w:sz="4" w:space="0" w:color="16363B" w:themeColor="accent3" w:themeShade="99"/>
          <w:insideV w:val="nil"/>
        </w:tcBorders>
        <w:shd w:val="clear" w:color="auto" w:fill="16363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3" w:themeFillShade="99"/>
      </w:tcPr>
    </w:tblStylePr>
    <w:tblStylePr w:type="band1Vert">
      <w:tblPr/>
      <w:tcPr>
        <w:shd w:val="clear" w:color="auto" w:fill="92CDD6" w:themeFill="accent3" w:themeFillTint="66"/>
      </w:tcPr>
    </w:tblStylePr>
    <w:tblStylePr w:type="band1Horz">
      <w:tblPr/>
      <w:tcPr>
        <w:shd w:val="clear" w:color="auto" w:fill="77C1CC"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3"/>
        <w:left w:val="single" w:sz="4" w:space="0" w:color="255B63" w:themeColor="accent4"/>
        <w:bottom w:val="single" w:sz="4" w:space="0" w:color="255B63" w:themeColor="accent4"/>
        <w:right w:val="single" w:sz="4" w:space="0" w:color="255B63" w:themeColor="accent4"/>
        <w:insideH w:val="single" w:sz="4" w:space="0" w:color="FFFFFF" w:themeColor="background1"/>
        <w:insideV w:val="single" w:sz="4" w:space="0" w:color="FFFFFF" w:themeColor="background1"/>
      </w:tblBorders>
    </w:tblPr>
    <w:tcPr>
      <w:shd w:val="clear" w:color="auto" w:fill="E4F2F5" w:themeFill="accent4" w:themeFillTint="19"/>
    </w:tcPr>
    <w:tblStylePr w:type="firstRow">
      <w:rPr>
        <w:b/>
        <w:bCs/>
      </w:rPr>
      <w:tblPr/>
      <w:tcPr>
        <w:tcBorders>
          <w:top w:val="nil"/>
          <w:left w:val="nil"/>
          <w:bottom w:val="single" w:sz="24" w:space="0" w:color="255B6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4" w:themeFillShade="99"/>
      </w:tcPr>
    </w:tblStylePr>
    <w:tblStylePr w:type="firstCol">
      <w:rPr>
        <w:color w:val="FFFFFF" w:themeColor="background1"/>
      </w:rPr>
      <w:tblPr/>
      <w:tcPr>
        <w:tcBorders>
          <w:top w:val="nil"/>
          <w:left w:val="nil"/>
          <w:bottom w:val="nil"/>
          <w:right w:val="nil"/>
          <w:insideH w:val="single" w:sz="4" w:space="0" w:color="16363B" w:themeColor="accent4" w:themeShade="99"/>
          <w:insideV w:val="nil"/>
        </w:tcBorders>
        <w:shd w:val="clear" w:color="auto" w:fill="1636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4" w:themeFillShade="99"/>
      </w:tcPr>
    </w:tblStylePr>
    <w:tblStylePr w:type="band1Vert">
      <w:tblPr/>
      <w:tcPr>
        <w:shd w:val="clear" w:color="auto" w:fill="92CDD6" w:themeFill="accent4" w:themeFillTint="66"/>
      </w:tcPr>
    </w:tblStylePr>
    <w:tblStylePr w:type="band1Horz">
      <w:tblPr/>
      <w:tcPr>
        <w:shd w:val="clear" w:color="auto" w:fill="77C1CC"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6"/>
        <w:left w:val="single" w:sz="4" w:space="0" w:color="255B63" w:themeColor="accent5"/>
        <w:bottom w:val="single" w:sz="4" w:space="0" w:color="255B63" w:themeColor="accent5"/>
        <w:right w:val="single" w:sz="4" w:space="0" w:color="255B63" w:themeColor="accent5"/>
        <w:insideH w:val="single" w:sz="4" w:space="0" w:color="FFFFFF" w:themeColor="background1"/>
        <w:insideV w:val="single" w:sz="4" w:space="0" w:color="FFFFFF" w:themeColor="background1"/>
      </w:tblBorders>
    </w:tblPr>
    <w:tcPr>
      <w:shd w:val="clear" w:color="auto" w:fill="E4F2F5" w:themeFill="accent5" w:themeFillTint="19"/>
    </w:tcPr>
    <w:tblStylePr w:type="firstRow">
      <w:rPr>
        <w:b/>
        <w:bCs/>
      </w:rPr>
      <w:tblPr/>
      <w:tcPr>
        <w:tcBorders>
          <w:top w:val="nil"/>
          <w:left w:val="nil"/>
          <w:bottom w:val="single" w:sz="24" w:space="0" w:color="255B6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5" w:themeFillShade="99"/>
      </w:tcPr>
    </w:tblStylePr>
    <w:tblStylePr w:type="firstCol">
      <w:rPr>
        <w:color w:val="FFFFFF" w:themeColor="background1"/>
      </w:rPr>
      <w:tblPr/>
      <w:tcPr>
        <w:tcBorders>
          <w:top w:val="nil"/>
          <w:left w:val="nil"/>
          <w:bottom w:val="nil"/>
          <w:right w:val="nil"/>
          <w:insideH w:val="single" w:sz="4" w:space="0" w:color="16363B" w:themeColor="accent5" w:themeShade="99"/>
          <w:insideV w:val="nil"/>
        </w:tcBorders>
        <w:shd w:val="clear" w:color="auto" w:fill="16363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5" w:themeFillShade="99"/>
      </w:tcPr>
    </w:tblStylePr>
    <w:tblStylePr w:type="band1Vert">
      <w:tblPr/>
      <w:tcPr>
        <w:shd w:val="clear" w:color="auto" w:fill="92CDD6" w:themeFill="accent5" w:themeFillTint="66"/>
      </w:tcPr>
    </w:tblStylePr>
    <w:tblStylePr w:type="band1Horz">
      <w:tblPr/>
      <w:tcPr>
        <w:shd w:val="clear" w:color="auto" w:fill="77C1CC"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5"/>
        <w:left w:val="single" w:sz="4" w:space="0" w:color="255B63" w:themeColor="accent6"/>
        <w:bottom w:val="single" w:sz="4" w:space="0" w:color="255B63" w:themeColor="accent6"/>
        <w:right w:val="single" w:sz="4" w:space="0" w:color="255B63" w:themeColor="accent6"/>
        <w:insideH w:val="single" w:sz="4" w:space="0" w:color="FFFFFF" w:themeColor="background1"/>
        <w:insideV w:val="single" w:sz="4" w:space="0" w:color="FFFFFF" w:themeColor="background1"/>
      </w:tblBorders>
    </w:tblPr>
    <w:tcPr>
      <w:shd w:val="clear" w:color="auto" w:fill="E4F2F5" w:themeFill="accent6" w:themeFillTint="19"/>
    </w:tcPr>
    <w:tblStylePr w:type="firstRow">
      <w:rPr>
        <w:b/>
        <w:bCs/>
      </w:rPr>
      <w:tblPr/>
      <w:tcPr>
        <w:tcBorders>
          <w:top w:val="nil"/>
          <w:left w:val="nil"/>
          <w:bottom w:val="single" w:sz="24" w:space="0" w:color="255B6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6" w:themeFillShade="99"/>
      </w:tcPr>
    </w:tblStylePr>
    <w:tblStylePr w:type="firstCol">
      <w:rPr>
        <w:color w:val="FFFFFF" w:themeColor="background1"/>
      </w:rPr>
      <w:tblPr/>
      <w:tcPr>
        <w:tcBorders>
          <w:top w:val="nil"/>
          <w:left w:val="nil"/>
          <w:bottom w:val="nil"/>
          <w:right w:val="nil"/>
          <w:insideH w:val="single" w:sz="4" w:space="0" w:color="16363B" w:themeColor="accent6" w:themeShade="99"/>
          <w:insideV w:val="nil"/>
        </w:tcBorders>
        <w:shd w:val="clear" w:color="auto" w:fill="1636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6" w:themeFillShade="99"/>
      </w:tcPr>
    </w:tblStylePr>
    <w:tblStylePr w:type="band1Vert">
      <w:tblPr/>
      <w:tcPr>
        <w:shd w:val="clear" w:color="auto" w:fill="92CDD6" w:themeFill="accent6" w:themeFillTint="66"/>
      </w:tcPr>
    </w:tblStylePr>
    <w:tblStylePr w:type="band1Horz">
      <w:tblPr/>
      <w:tcPr>
        <w:shd w:val="clear" w:color="auto" w:fill="77C1CC"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1"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1" w:themeFillTint="3F"/>
      </w:tcPr>
    </w:tblStylePr>
    <w:tblStylePr w:type="band1Horz">
      <w:tblPr/>
      <w:tcPr>
        <w:shd w:val="clear" w:color="auto" w:fill="C8E6EA"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FF1F2" w:themeFill="accent2"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DDE" w:themeFill="accent2" w:themeFillTint="3F"/>
      </w:tcPr>
    </w:tblStylePr>
    <w:tblStylePr w:type="band1Horz">
      <w:tblPr/>
      <w:tcPr>
        <w:shd w:val="clear" w:color="auto" w:fill="E0E3E4"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3" w:themeFillTint="19"/>
    </w:tcPr>
    <w:tblStylePr w:type="firstRow">
      <w:rPr>
        <w:b/>
        <w:bCs/>
        <w:color w:val="FFFFFF" w:themeColor="background1"/>
      </w:rPr>
      <w:tblPr/>
      <w:tcPr>
        <w:tcBorders>
          <w:bottom w:val="single" w:sz="12" w:space="0" w:color="FFFFFF" w:themeColor="background1"/>
        </w:tcBorders>
        <w:shd w:val="clear" w:color="auto" w:fill="1D484F" w:themeFill="accent4" w:themeFillShade="CC"/>
      </w:tcPr>
    </w:tblStylePr>
    <w:tblStylePr w:type="lastRow">
      <w:rPr>
        <w:b/>
        <w:bCs/>
        <w:color w:val="1D484F" w:themeColor="accent4"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3" w:themeFillTint="3F"/>
      </w:tcPr>
    </w:tblStylePr>
    <w:tblStylePr w:type="band1Horz">
      <w:tblPr/>
      <w:tcPr>
        <w:shd w:val="clear" w:color="auto" w:fill="C8E6EA"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4" w:themeFillTint="19"/>
    </w:tcPr>
    <w:tblStylePr w:type="firstRow">
      <w:rPr>
        <w:b/>
        <w:bCs/>
        <w:color w:val="FFFFFF" w:themeColor="background1"/>
      </w:rPr>
      <w:tblPr/>
      <w:tcPr>
        <w:tcBorders>
          <w:bottom w:val="single" w:sz="12" w:space="0" w:color="FFFFFF" w:themeColor="background1"/>
        </w:tcBorders>
        <w:shd w:val="clear" w:color="auto" w:fill="1D484F" w:themeFill="accent3" w:themeFillShade="CC"/>
      </w:tcPr>
    </w:tblStylePr>
    <w:tblStylePr w:type="lastRow">
      <w:rPr>
        <w:b/>
        <w:bCs/>
        <w:color w:val="1D484F" w:themeColor="accent3"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4" w:themeFillTint="3F"/>
      </w:tcPr>
    </w:tblStylePr>
    <w:tblStylePr w:type="band1Horz">
      <w:tblPr/>
      <w:tcPr>
        <w:shd w:val="clear" w:color="auto" w:fill="C8E6EA"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5" w:themeFillTint="19"/>
    </w:tcPr>
    <w:tblStylePr w:type="firstRow">
      <w:rPr>
        <w:b/>
        <w:bCs/>
        <w:color w:val="FFFFFF" w:themeColor="background1"/>
      </w:rPr>
      <w:tblPr/>
      <w:tcPr>
        <w:tcBorders>
          <w:bottom w:val="single" w:sz="12" w:space="0" w:color="FFFFFF" w:themeColor="background1"/>
        </w:tcBorders>
        <w:shd w:val="clear" w:color="auto" w:fill="1D484F" w:themeFill="accent6" w:themeFillShade="CC"/>
      </w:tcPr>
    </w:tblStylePr>
    <w:tblStylePr w:type="lastRow">
      <w:rPr>
        <w:b/>
        <w:bCs/>
        <w:color w:val="1D484F" w:themeColor="accent6"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5" w:themeFillTint="3F"/>
      </w:tcPr>
    </w:tblStylePr>
    <w:tblStylePr w:type="band1Horz">
      <w:tblPr/>
      <w:tcPr>
        <w:shd w:val="clear" w:color="auto" w:fill="C8E6EA"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6" w:themeFillTint="19"/>
    </w:tcPr>
    <w:tblStylePr w:type="firstRow">
      <w:rPr>
        <w:b/>
        <w:bCs/>
        <w:color w:val="FFFFFF" w:themeColor="background1"/>
      </w:rPr>
      <w:tblPr/>
      <w:tcPr>
        <w:tcBorders>
          <w:bottom w:val="single" w:sz="12" w:space="0" w:color="FFFFFF" w:themeColor="background1"/>
        </w:tcBorders>
        <w:shd w:val="clear" w:color="auto" w:fill="1D484F" w:themeFill="accent5" w:themeFillShade="CC"/>
      </w:tcPr>
    </w:tblStylePr>
    <w:tblStylePr w:type="lastRow">
      <w:rPr>
        <w:b/>
        <w:bCs/>
        <w:color w:val="1D484F" w:themeColor="accent5"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6" w:themeFillTint="3F"/>
      </w:tcPr>
    </w:tblStylePr>
    <w:tblStylePr w:type="band1Horz">
      <w:tblPr/>
      <w:tcPr>
        <w:shd w:val="clear" w:color="auto" w:fill="C8E6EA"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1" w:themeFillTint="33"/>
    </w:tcPr>
    <w:tblStylePr w:type="firstRow">
      <w:rPr>
        <w:b/>
        <w:bCs/>
      </w:rPr>
      <w:tblPr/>
      <w:tcPr>
        <w:shd w:val="clear" w:color="auto" w:fill="92CDD6" w:themeFill="accent1" w:themeFillTint="66"/>
      </w:tcPr>
    </w:tblStylePr>
    <w:tblStylePr w:type="lastRow">
      <w:rPr>
        <w:b/>
        <w:bCs/>
        <w:color w:val="1A1A1A" w:themeColor="text1"/>
      </w:rPr>
      <w:tblPr/>
      <w:tcPr>
        <w:shd w:val="clear" w:color="auto" w:fill="92CDD6" w:themeFill="accent1" w:themeFillTint="66"/>
      </w:tcPr>
    </w:tblStylePr>
    <w:tblStylePr w:type="firstCol">
      <w:rPr>
        <w:color w:val="FFFFFF" w:themeColor="background1"/>
      </w:rPr>
      <w:tblPr/>
      <w:tcPr>
        <w:shd w:val="clear" w:color="auto" w:fill="1B4349" w:themeFill="accent1" w:themeFillShade="BF"/>
      </w:tcPr>
    </w:tblStylePr>
    <w:tblStylePr w:type="lastCol">
      <w:rPr>
        <w:color w:val="FFFFFF" w:themeColor="background1"/>
      </w:rPr>
      <w:tblPr/>
      <w:tcPr>
        <w:shd w:val="clear" w:color="auto" w:fill="1B4349" w:themeFill="accent1" w:themeFillShade="BF"/>
      </w:tcPr>
    </w:tblStylePr>
    <w:tblStylePr w:type="band1Vert">
      <w:tblPr/>
      <w:tcPr>
        <w:shd w:val="clear" w:color="auto" w:fill="77C1CC" w:themeFill="accent1" w:themeFillTint="7F"/>
      </w:tcPr>
    </w:tblStylePr>
    <w:tblStylePr w:type="band1Horz">
      <w:tblPr/>
      <w:tcPr>
        <w:shd w:val="clear" w:color="auto" w:fill="77C1CC"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0E3E4" w:themeFill="accent2" w:themeFillTint="33"/>
    </w:tcPr>
    <w:tblStylePr w:type="firstRow">
      <w:rPr>
        <w:b/>
        <w:bCs/>
      </w:rPr>
      <w:tblPr/>
      <w:tcPr>
        <w:shd w:val="clear" w:color="auto" w:fill="C1C8CA" w:themeFill="accent2" w:themeFillTint="66"/>
      </w:tcPr>
    </w:tblStylePr>
    <w:tblStylePr w:type="lastRow">
      <w:rPr>
        <w:b/>
        <w:bCs/>
        <w:color w:val="1A1A1A" w:themeColor="text1"/>
      </w:rPr>
      <w:tblPr/>
      <w:tcPr>
        <w:shd w:val="clear" w:color="auto" w:fill="C1C8CA" w:themeFill="accent2" w:themeFillTint="66"/>
      </w:tcPr>
    </w:tblStylePr>
    <w:tblStylePr w:type="firstCol">
      <w:rPr>
        <w:color w:val="FFFFFF" w:themeColor="background1"/>
      </w:rPr>
      <w:tblPr/>
      <w:tcPr>
        <w:shd w:val="clear" w:color="auto" w:fill="4D575B" w:themeFill="accent2" w:themeFillShade="BF"/>
      </w:tcPr>
    </w:tblStylePr>
    <w:tblStylePr w:type="lastCol">
      <w:rPr>
        <w:color w:val="FFFFFF" w:themeColor="background1"/>
      </w:rPr>
      <w:tblPr/>
      <w:tcPr>
        <w:shd w:val="clear" w:color="auto" w:fill="4D575B" w:themeFill="accent2" w:themeFillShade="BF"/>
      </w:tcPr>
    </w:tblStylePr>
    <w:tblStylePr w:type="band1Vert">
      <w:tblPr/>
      <w:tcPr>
        <w:shd w:val="clear" w:color="auto" w:fill="B2BABD" w:themeFill="accent2" w:themeFillTint="7F"/>
      </w:tcPr>
    </w:tblStylePr>
    <w:tblStylePr w:type="band1Horz">
      <w:tblPr/>
      <w:tcPr>
        <w:shd w:val="clear" w:color="auto" w:fill="B2BABD"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3" w:themeFillTint="33"/>
    </w:tcPr>
    <w:tblStylePr w:type="firstRow">
      <w:rPr>
        <w:b/>
        <w:bCs/>
      </w:rPr>
      <w:tblPr/>
      <w:tcPr>
        <w:shd w:val="clear" w:color="auto" w:fill="92CDD6" w:themeFill="accent3" w:themeFillTint="66"/>
      </w:tcPr>
    </w:tblStylePr>
    <w:tblStylePr w:type="lastRow">
      <w:rPr>
        <w:b/>
        <w:bCs/>
        <w:color w:val="1A1A1A" w:themeColor="text1"/>
      </w:rPr>
      <w:tblPr/>
      <w:tcPr>
        <w:shd w:val="clear" w:color="auto" w:fill="92CDD6" w:themeFill="accent3" w:themeFillTint="66"/>
      </w:tcPr>
    </w:tblStylePr>
    <w:tblStylePr w:type="firstCol">
      <w:rPr>
        <w:color w:val="FFFFFF" w:themeColor="background1"/>
      </w:rPr>
      <w:tblPr/>
      <w:tcPr>
        <w:shd w:val="clear" w:color="auto" w:fill="1B4349" w:themeFill="accent3" w:themeFillShade="BF"/>
      </w:tcPr>
    </w:tblStylePr>
    <w:tblStylePr w:type="lastCol">
      <w:rPr>
        <w:color w:val="FFFFFF" w:themeColor="background1"/>
      </w:rPr>
      <w:tblPr/>
      <w:tcPr>
        <w:shd w:val="clear" w:color="auto" w:fill="1B4349" w:themeFill="accent3" w:themeFillShade="BF"/>
      </w:tcPr>
    </w:tblStylePr>
    <w:tblStylePr w:type="band1Vert">
      <w:tblPr/>
      <w:tcPr>
        <w:shd w:val="clear" w:color="auto" w:fill="77C1CC" w:themeFill="accent3" w:themeFillTint="7F"/>
      </w:tcPr>
    </w:tblStylePr>
    <w:tblStylePr w:type="band1Horz">
      <w:tblPr/>
      <w:tcPr>
        <w:shd w:val="clear" w:color="auto" w:fill="77C1CC"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4" w:themeFillTint="33"/>
    </w:tcPr>
    <w:tblStylePr w:type="firstRow">
      <w:rPr>
        <w:b/>
        <w:bCs/>
      </w:rPr>
      <w:tblPr/>
      <w:tcPr>
        <w:shd w:val="clear" w:color="auto" w:fill="92CDD6" w:themeFill="accent4" w:themeFillTint="66"/>
      </w:tcPr>
    </w:tblStylePr>
    <w:tblStylePr w:type="lastRow">
      <w:rPr>
        <w:b/>
        <w:bCs/>
        <w:color w:val="1A1A1A" w:themeColor="text1"/>
      </w:rPr>
      <w:tblPr/>
      <w:tcPr>
        <w:shd w:val="clear" w:color="auto" w:fill="92CDD6" w:themeFill="accent4" w:themeFillTint="66"/>
      </w:tcPr>
    </w:tblStylePr>
    <w:tblStylePr w:type="firstCol">
      <w:rPr>
        <w:color w:val="FFFFFF" w:themeColor="background1"/>
      </w:rPr>
      <w:tblPr/>
      <w:tcPr>
        <w:shd w:val="clear" w:color="auto" w:fill="1B4349" w:themeFill="accent4" w:themeFillShade="BF"/>
      </w:tcPr>
    </w:tblStylePr>
    <w:tblStylePr w:type="lastCol">
      <w:rPr>
        <w:color w:val="FFFFFF" w:themeColor="background1"/>
      </w:rPr>
      <w:tblPr/>
      <w:tcPr>
        <w:shd w:val="clear" w:color="auto" w:fill="1B4349" w:themeFill="accent4" w:themeFillShade="BF"/>
      </w:tcPr>
    </w:tblStylePr>
    <w:tblStylePr w:type="band1Vert">
      <w:tblPr/>
      <w:tcPr>
        <w:shd w:val="clear" w:color="auto" w:fill="77C1CC" w:themeFill="accent4" w:themeFillTint="7F"/>
      </w:tcPr>
    </w:tblStylePr>
    <w:tblStylePr w:type="band1Horz">
      <w:tblPr/>
      <w:tcPr>
        <w:shd w:val="clear" w:color="auto" w:fill="77C1CC"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5" w:themeFillTint="33"/>
    </w:tcPr>
    <w:tblStylePr w:type="firstRow">
      <w:rPr>
        <w:b/>
        <w:bCs/>
      </w:rPr>
      <w:tblPr/>
      <w:tcPr>
        <w:shd w:val="clear" w:color="auto" w:fill="92CDD6" w:themeFill="accent5" w:themeFillTint="66"/>
      </w:tcPr>
    </w:tblStylePr>
    <w:tblStylePr w:type="lastRow">
      <w:rPr>
        <w:b/>
        <w:bCs/>
        <w:color w:val="1A1A1A" w:themeColor="text1"/>
      </w:rPr>
      <w:tblPr/>
      <w:tcPr>
        <w:shd w:val="clear" w:color="auto" w:fill="92CDD6" w:themeFill="accent5" w:themeFillTint="66"/>
      </w:tcPr>
    </w:tblStylePr>
    <w:tblStylePr w:type="firstCol">
      <w:rPr>
        <w:color w:val="FFFFFF" w:themeColor="background1"/>
      </w:rPr>
      <w:tblPr/>
      <w:tcPr>
        <w:shd w:val="clear" w:color="auto" w:fill="1B4349" w:themeFill="accent5" w:themeFillShade="BF"/>
      </w:tcPr>
    </w:tblStylePr>
    <w:tblStylePr w:type="lastCol">
      <w:rPr>
        <w:color w:val="FFFFFF" w:themeColor="background1"/>
      </w:rPr>
      <w:tblPr/>
      <w:tcPr>
        <w:shd w:val="clear" w:color="auto" w:fill="1B4349" w:themeFill="accent5" w:themeFillShade="BF"/>
      </w:tcPr>
    </w:tblStylePr>
    <w:tblStylePr w:type="band1Vert">
      <w:tblPr/>
      <w:tcPr>
        <w:shd w:val="clear" w:color="auto" w:fill="77C1CC" w:themeFill="accent5" w:themeFillTint="7F"/>
      </w:tcPr>
    </w:tblStylePr>
    <w:tblStylePr w:type="band1Horz">
      <w:tblPr/>
      <w:tcPr>
        <w:shd w:val="clear" w:color="auto" w:fill="77C1CC"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6" w:themeFillTint="33"/>
    </w:tcPr>
    <w:tblStylePr w:type="firstRow">
      <w:rPr>
        <w:b/>
        <w:bCs/>
      </w:rPr>
      <w:tblPr/>
      <w:tcPr>
        <w:shd w:val="clear" w:color="auto" w:fill="92CDD6" w:themeFill="accent6" w:themeFillTint="66"/>
      </w:tcPr>
    </w:tblStylePr>
    <w:tblStylePr w:type="lastRow">
      <w:rPr>
        <w:b/>
        <w:bCs/>
        <w:color w:val="1A1A1A" w:themeColor="text1"/>
      </w:rPr>
      <w:tblPr/>
      <w:tcPr>
        <w:shd w:val="clear" w:color="auto" w:fill="92CDD6" w:themeFill="accent6" w:themeFillTint="66"/>
      </w:tcPr>
    </w:tblStylePr>
    <w:tblStylePr w:type="firstCol">
      <w:rPr>
        <w:color w:val="FFFFFF" w:themeColor="background1"/>
      </w:rPr>
      <w:tblPr/>
      <w:tcPr>
        <w:shd w:val="clear" w:color="auto" w:fill="1B4349" w:themeFill="accent6" w:themeFillShade="BF"/>
      </w:tcPr>
    </w:tblStylePr>
    <w:tblStylePr w:type="lastCol">
      <w:rPr>
        <w:color w:val="FFFFFF" w:themeColor="background1"/>
      </w:rPr>
      <w:tblPr/>
      <w:tcPr>
        <w:shd w:val="clear" w:color="auto" w:fill="1B4349" w:themeFill="accent6" w:themeFillShade="BF"/>
      </w:tcPr>
    </w:tblStylePr>
    <w:tblStylePr w:type="band1Vert">
      <w:tblPr/>
      <w:tcPr>
        <w:shd w:val="clear" w:color="auto" w:fill="77C1CC" w:themeFill="accent6" w:themeFillTint="7F"/>
      </w:tcPr>
    </w:tblStylePr>
    <w:tblStylePr w:type="band1Horz">
      <w:tblPr/>
      <w:tcPr>
        <w:shd w:val="clear" w:color="auto" w:fill="77C1CC"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55B63">
      <a:dk1>
        <a:srgbClr val="1A1A1A"/>
      </a:dk1>
      <a:lt1>
        <a:srgbClr val="FFFFFF"/>
      </a:lt1>
      <a:dk2>
        <a:srgbClr val="255B63"/>
      </a:dk2>
      <a:lt2>
        <a:srgbClr val="EEECE1"/>
      </a:lt2>
      <a:accent1>
        <a:srgbClr val="255B63"/>
      </a:accent1>
      <a:accent2>
        <a:srgbClr val="68757A"/>
      </a:accent2>
      <a:accent3>
        <a:srgbClr val="255B63"/>
      </a:accent3>
      <a:accent4>
        <a:srgbClr val="255B63"/>
      </a:accent4>
      <a:accent5>
        <a:srgbClr val="255B63"/>
      </a:accent5>
      <a:accent6>
        <a:srgbClr val="255B63"/>
      </a:accent6>
      <a:hlink>
        <a:srgbClr val="255B63"/>
      </a:hlink>
      <a:folHlink>
        <a:srgbClr val="68757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764</TotalTime>
  <Pages>7</Pages>
  <Words>2531</Words>
  <Characters>14429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Jeffrey Sonola</cp:lastModifiedBy>
  <cp:revision>17</cp:revision>
  <dcterms:created xsi:type="dcterms:W3CDTF">2026-10-05T18:28:00Z</dcterms:created>
  <dcterms:modified xsi:type="dcterms:W3CDTF">2026-10-06T08:45:00Z</dcterms:modified>
  <cp:category/>
</cp:coreProperties>
</file>